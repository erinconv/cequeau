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E0ACD" w14:textId="6037160B" w:rsidR="00AB7CFC" w:rsidRDefault="00B9185A" w:rsidP="00EE14E7">
      <w:pPr>
        <w:pStyle w:val="Title"/>
        <w:jc w:val="center"/>
        <w:rPr>
          <w:lang w:val="en-US"/>
        </w:rPr>
      </w:pPr>
      <w:r>
        <w:rPr>
          <w:lang w:val="en-US"/>
        </w:rPr>
        <w:t>Cequeau Development Guide</w:t>
      </w:r>
    </w:p>
    <w:p w14:paraId="3BA034AD" w14:textId="77777777" w:rsidR="00B9185A" w:rsidRDefault="00B9185A">
      <w:pPr>
        <w:rPr>
          <w:lang w:val="en-US"/>
        </w:rPr>
      </w:pPr>
    </w:p>
    <w:p w14:paraId="50CC89CB" w14:textId="77777777" w:rsidR="00EE14E7" w:rsidRDefault="00EE14E7">
      <w:pPr>
        <w:rPr>
          <w:lang w:val="en-US"/>
        </w:rPr>
      </w:pPr>
    </w:p>
    <w:p w14:paraId="0D466025" w14:textId="77777777" w:rsidR="00EE14E7" w:rsidRDefault="00EE14E7">
      <w:pPr>
        <w:rPr>
          <w:lang w:val="en-US"/>
        </w:rPr>
      </w:pPr>
    </w:p>
    <w:sdt>
      <w:sdtPr>
        <w:rPr>
          <w:rFonts w:asciiTheme="minorHAnsi" w:eastAsiaTheme="minorHAnsi" w:hAnsiTheme="minorHAnsi" w:cstheme="minorBidi"/>
          <w:color w:val="auto"/>
          <w:kern w:val="2"/>
          <w:sz w:val="22"/>
          <w:szCs w:val="22"/>
          <w:lang w:val="en-CA"/>
          <w14:ligatures w14:val="standardContextual"/>
        </w:rPr>
        <w:id w:val="747692752"/>
        <w:docPartObj>
          <w:docPartGallery w:val="Table of Contents"/>
          <w:docPartUnique/>
        </w:docPartObj>
      </w:sdtPr>
      <w:sdtEndPr>
        <w:rPr>
          <w:b/>
          <w:bCs/>
          <w:noProof/>
        </w:rPr>
      </w:sdtEndPr>
      <w:sdtContent>
        <w:p w14:paraId="6E7E9E26" w14:textId="326CE2DF" w:rsidR="00EE14E7" w:rsidRDefault="00EE14E7">
          <w:pPr>
            <w:pStyle w:val="TOCHeading"/>
          </w:pPr>
          <w:r>
            <w:t>Contents</w:t>
          </w:r>
        </w:p>
        <w:p w14:paraId="3AE29F96" w14:textId="3D9DD6D1" w:rsidR="00EE14E7" w:rsidRDefault="00EE14E7">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93094133" w:history="1">
            <w:r w:rsidRPr="00AB3B59">
              <w:rPr>
                <w:rStyle w:val="Hyperlink"/>
                <w:noProof/>
                <w:lang w:val="en-US"/>
              </w:rPr>
              <w:t>Purpose</w:t>
            </w:r>
            <w:r>
              <w:rPr>
                <w:noProof/>
                <w:webHidden/>
              </w:rPr>
              <w:tab/>
            </w:r>
            <w:r>
              <w:rPr>
                <w:noProof/>
                <w:webHidden/>
              </w:rPr>
              <w:fldChar w:fldCharType="begin"/>
            </w:r>
            <w:r>
              <w:rPr>
                <w:noProof/>
                <w:webHidden/>
              </w:rPr>
              <w:instrText xml:space="preserve"> PAGEREF _Toc193094133 \h </w:instrText>
            </w:r>
            <w:r>
              <w:rPr>
                <w:noProof/>
                <w:webHidden/>
              </w:rPr>
            </w:r>
            <w:r>
              <w:rPr>
                <w:noProof/>
                <w:webHidden/>
              </w:rPr>
              <w:fldChar w:fldCharType="separate"/>
            </w:r>
            <w:r>
              <w:rPr>
                <w:noProof/>
                <w:webHidden/>
              </w:rPr>
              <w:t>2</w:t>
            </w:r>
            <w:r>
              <w:rPr>
                <w:noProof/>
                <w:webHidden/>
              </w:rPr>
              <w:fldChar w:fldCharType="end"/>
            </w:r>
          </w:hyperlink>
        </w:p>
        <w:p w14:paraId="23111071" w14:textId="5BD7E451" w:rsidR="00EE14E7" w:rsidRDefault="00EE14E7">
          <w:pPr>
            <w:pStyle w:val="TOC1"/>
            <w:tabs>
              <w:tab w:val="right" w:leader="dot" w:pos="9350"/>
            </w:tabs>
            <w:rPr>
              <w:rFonts w:eastAsiaTheme="minorEastAsia"/>
              <w:noProof/>
              <w:sz w:val="24"/>
              <w:szCs w:val="24"/>
              <w:lang w:eastAsia="en-CA"/>
            </w:rPr>
          </w:pPr>
          <w:hyperlink w:anchor="_Toc193094134" w:history="1">
            <w:r w:rsidRPr="00AB3B59">
              <w:rPr>
                <w:rStyle w:val="Hyperlink"/>
                <w:noProof/>
                <w:lang w:val="en-US"/>
              </w:rPr>
              <w:t>Software Requirements</w:t>
            </w:r>
            <w:r>
              <w:rPr>
                <w:noProof/>
                <w:webHidden/>
              </w:rPr>
              <w:tab/>
            </w:r>
            <w:r>
              <w:rPr>
                <w:noProof/>
                <w:webHidden/>
              </w:rPr>
              <w:fldChar w:fldCharType="begin"/>
            </w:r>
            <w:r>
              <w:rPr>
                <w:noProof/>
                <w:webHidden/>
              </w:rPr>
              <w:instrText xml:space="preserve"> PAGEREF _Toc193094134 \h </w:instrText>
            </w:r>
            <w:r>
              <w:rPr>
                <w:noProof/>
                <w:webHidden/>
              </w:rPr>
            </w:r>
            <w:r>
              <w:rPr>
                <w:noProof/>
                <w:webHidden/>
              </w:rPr>
              <w:fldChar w:fldCharType="separate"/>
            </w:r>
            <w:r>
              <w:rPr>
                <w:noProof/>
                <w:webHidden/>
              </w:rPr>
              <w:t>2</w:t>
            </w:r>
            <w:r>
              <w:rPr>
                <w:noProof/>
                <w:webHidden/>
              </w:rPr>
              <w:fldChar w:fldCharType="end"/>
            </w:r>
          </w:hyperlink>
        </w:p>
        <w:p w14:paraId="60B07572" w14:textId="20B07479" w:rsidR="00EE14E7" w:rsidRDefault="00EE14E7">
          <w:pPr>
            <w:pStyle w:val="TOC3"/>
            <w:tabs>
              <w:tab w:val="right" w:leader="dot" w:pos="9350"/>
            </w:tabs>
            <w:rPr>
              <w:rFonts w:eastAsiaTheme="minorEastAsia"/>
              <w:noProof/>
              <w:sz w:val="24"/>
              <w:szCs w:val="24"/>
              <w:lang w:eastAsia="en-CA"/>
            </w:rPr>
          </w:pPr>
          <w:hyperlink w:anchor="_Toc193094135" w:history="1">
            <w:r w:rsidRPr="00AB3B59">
              <w:rPr>
                <w:rStyle w:val="Hyperlink"/>
                <w:noProof/>
                <w:lang w:val="en-US"/>
              </w:rPr>
              <w:t xml:space="preserve">C++ </w:t>
            </w:r>
            <w:r w:rsidRPr="00AB3B59">
              <w:rPr>
                <w:rStyle w:val="Hyperlink"/>
                <w:noProof/>
              </w:rPr>
              <w:t>Compiler</w:t>
            </w:r>
            <w:r>
              <w:rPr>
                <w:noProof/>
                <w:webHidden/>
              </w:rPr>
              <w:tab/>
            </w:r>
            <w:r>
              <w:rPr>
                <w:noProof/>
                <w:webHidden/>
              </w:rPr>
              <w:fldChar w:fldCharType="begin"/>
            </w:r>
            <w:r>
              <w:rPr>
                <w:noProof/>
                <w:webHidden/>
              </w:rPr>
              <w:instrText xml:space="preserve"> PAGEREF _Toc193094135 \h </w:instrText>
            </w:r>
            <w:r>
              <w:rPr>
                <w:noProof/>
                <w:webHidden/>
              </w:rPr>
            </w:r>
            <w:r>
              <w:rPr>
                <w:noProof/>
                <w:webHidden/>
              </w:rPr>
              <w:fldChar w:fldCharType="separate"/>
            </w:r>
            <w:r>
              <w:rPr>
                <w:noProof/>
                <w:webHidden/>
              </w:rPr>
              <w:t>2</w:t>
            </w:r>
            <w:r>
              <w:rPr>
                <w:noProof/>
                <w:webHidden/>
              </w:rPr>
              <w:fldChar w:fldCharType="end"/>
            </w:r>
          </w:hyperlink>
        </w:p>
        <w:p w14:paraId="6C9691AB" w14:textId="21C63503" w:rsidR="00EE14E7" w:rsidRDefault="00EE14E7">
          <w:pPr>
            <w:pStyle w:val="TOC1"/>
            <w:tabs>
              <w:tab w:val="right" w:leader="dot" w:pos="9350"/>
            </w:tabs>
            <w:rPr>
              <w:rFonts w:eastAsiaTheme="minorEastAsia"/>
              <w:noProof/>
              <w:sz w:val="24"/>
              <w:szCs w:val="24"/>
              <w:lang w:eastAsia="en-CA"/>
            </w:rPr>
          </w:pPr>
          <w:hyperlink w:anchor="_Toc193094136" w:history="1">
            <w:r w:rsidRPr="00AB3B59">
              <w:rPr>
                <w:rStyle w:val="Hyperlink"/>
                <w:noProof/>
                <w:lang w:val="en-US"/>
              </w:rPr>
              <w:t>Folder Structure</w:t>
            </w:r>
            <w:r>
              <w:rPr>
                <w:noProof/>
                <w:webHidden/>
              </w:rPr>
              <w:tab/>
            </w:r>
            <w:r>
              <w:rPr>
                <w:noProof/>
                <w:webHidden/>
              </w:rPr>
              <w:fldChar w:fldCharType="begin"/>
            </w:r>
            <w:r>
              <w:rPr>
                <w:noProof/>
                <w:webHidden/>
              </w:rPr>
              <w:instrText xml:space="preserve"> PAGEREF _Toc193094136 \h </w:instrText>
            </w:r>
            <w:r>
              <w:rPr>
                <w:noProof/>
                <w:webHidden/>
              </w:rPr>
            </w:r>
            <w:r>
              <w:rPr>
                <w:noProof/>
                <w:webHidden/>
              </w:rPr>
              <w:fldChar w:fldCharType="separate"/>
            </w:r>
            <w:r>
              <w:rPr>
                <w:noProof/>
                <w:webHidden/>
              </w:rPr>
              <w:t>2</w:t>
            </w:r>
            <w:r>
              <w:rPr>
                <w:noProof/>
                <w:webHidden/>
              </w:rPr>
              <w:fldChar w:fldCharType="end"/>
            </w:r>
          </w:hyperlink>
        </w:p>
        <w:p w14:paraId="675F459B" w14:textId="4D56C689" w:rsidR="00EE14E7" w:rsidRDefault="00EE14E7">
          <w:pPr>
            <w:pStyle w:val="TOC1"/>
            <w:tabs>
              <w:tab w:val="right" w:leader="dot" w:pos="9350"/>
            </w:tabs>
            <w:rPr>
              <w:rFonts w:eastAsiaTheme="minorEastAsia"/>
              <w:noProof/>
              <w:sz w:val="24"/>
              <w:szCs w:val="24"/>
              <w:lang w:eastAsia="en-CA"/>
            </w:rPr>
          </w:pPr>
          <w:hyperlink w:anchor="_Toc193094137" w:history="1">
            <w:r w:rsidRPr="00AB3B59">
              <w:rPr>
                <w:rStyle w:val="Hyperlink"/>
                <w:noProof/>
              </w:rPr>
              <w:t>Compilation</w:t>
            </w:r>
            <w:r>
              <w:rPr>
                <w:noProof/>
                <w:webHidden/>
              </w:rPr>
              <w:tab/>
            </w:r>
            <w:r>
              <w:rPr>
                <w:noProof/>
                <w:webHidden/>
              </w:rPr>
              <w:fldChar w:fldCharType="begin"/>
            </w:r>
            <w:r>
              <w:rPr>
                <w:noProof/>
                <w:webHidden/>
              </w:rPr>
              <w:instrText xml:space="preserve"> PAGEREF _Toc193094137 \h </w:instrText>
            </w:r>
            <w:r>
              <w:rPr>
                <w:noProof/>
                <w:webHidden/>
              </w:rPr>
            </w:r>
            <w:r>
              <w:rPr>
                <w:noProof/>
                <w:webHidden/>
              </w:rPr>
              <w:fldChar w:fldCharType="separate"/>
            </w:r>
            <w:r>
              <w:rPr>
                <w:noProof/>
                <w:webHidden/>
              </w:rPr>
              <w:t>3</w:t>
            </w:r>
            <w:r>
              <w:rPr>
                <w:noProof/>
                <w:webHidden/>
              </w:rPr>
              <w:fldChar w:fldCharType="end"/>
            </w:r>
          </w:hyperlink>
        </w:p>
        <w:p w14:paraId="4CFE2825" w14:textId="482E484D" w:rsidR="00EE14E7" w:rsidRDefault="00EE14E7">
          <w:pPr>
            <w:pStyle w:val="TOC3"/>
            <w:tabs>
              <w:tab w:val="right" w:leader="dot" w:pos="9350"/>
            </w:tabs>
            <w:rPr>
              <w:rFonts w:eastAsiaTheme="minorEastAsia"/>
              <w:noProof/>
              <w:sz w:val="24"/>
              <w:szCs w:val="24"/>
              <w:lang w:eastAsia="en-CA"/>
            </w:rPr>
          </w:pPr>
          <w:hyperlink w:anchor="_Toc193094138" w:history="1">
            <w:r w:rsidRPr="00AB3B59">
              <w:rPr>
                <w:rStyle w:val="Hyperlink"/>
                <w:noProof/>
              </w:rPr>
              <w:t>Compilation in Matlab</w:t>
            </w:r>
            <w:r>
              <w:rPr>
                <w:noProof/>
                <w:webHidden/>
              </w:rPr>
              <w:tab/>
            </w:r>
            <w:r>
              <w:rPr>
                <w:noProof/>
                <w:webHidden/>
              </w:rPr>
              <w:fldChar w:fldCharType="begin"/>
            </w:r>
            <w:r>
              <w:rPr>
                <w:noProof/>
                <w:webHidden/>
              </w:rPr>
              <w:instrText xml:space="preserve"> PAGEREF _Toc193094138 \h </w:instrText>
            </w:r>
            <w:r>
              <w:rPr>
                <w:noProof/>
                <w:webHidden/>
              </w:rPr>
            </w:r>
            <w:r>
              <w:rPr>
                <w:noProof/>
                <w:webHidden/>
              </w:rPr>
              <w:fldChar w:fldCharType="separate"/>
            </w:r>
            <w:r>
              <w:rPr>
                <w:noProof/>
                <w:webHidden/>
              </w:rPr>
              <w:t>3</w:t>
            </w:r>
            <w:r>
              <w:rPr>
                <w:noProof/>
                <w:webHidden/>
              </w:rPr>
              <w:fldChar w:fldCharType="end"/>
            </w:r>
          </w:hyperlink>
        </w:p>
        <w:p w14:paraId="4D56EF4E" w14:textId="5259ADB5" w:rsidR="00EE14E7" w:rsidRDefault="00EE14E7">
          <w:pPr>
            <w:pStyle w:val="TOC3"/>
            <w:tabs>
              <w:tab w:val="right" w:leader="dot" w:pos="9350"/>
            </w:tabs>
            <w:rPr>
              <w:rFonts w:eastAsiaTheme="minorEastAsia"/>
              <w:noProof/>
              <w:sz w:val="24"/>
              <w:szCs w:val="24"/>
              <w:lang w:eastAsia="en-CA"/>
            </w:rPr>
          </w:pPr>
          <w:hyperlink w:anchor="_Toc193094139" w:history="1">
            <w:r w:rsidRPr="00AB3B59">
              <w:rPr>
                <w:rStyle w:val="Hyperlink"/>
                <w:noProof/>
                <w:lang w:val="en-US"/>
              </w:rPr>
              <w:t>Compilation in Octave</w:t>
            </w:r>
            <w:r>
              <w:rPr>
                <w:noProof/>
                <w:webHidden/>
              </w:rPr>
              <w:tab/>
            </w:r>
            <w:r>
              <w:rPr>
                <w:noProof/>
                <w:webHidden/>
              </w:rPr>
              <w:fldChar w:fldCharType="begin"/>
            </w:r>
            <w:r>
              <w:rPr>
                <w:noProof/>
                <w:webHidden/>
              </w:rPr>
              <w:instrText xml:space="preserve"> PAGEREF _Toc193094139 \h </w:instrText>
            </w:r>
            <w:r>
              <w:rPr>
                <w:noProof/>
                <w:webHidden/>
              </w:rPr>
            </w:r>
            <w:r>
              <w:rPr>
                <w:noProof/>
                <w:webHidden/>
              </w:rPr>
              <w:fldChar w:fldCharType="separate"/>
            </w:r>
            <w:r>
              <w:rPr>
                <w:noProof/>
                <w:webHidden/>
              </w:rPr>
              <w:t>4</w:t>
            </w:r>
            <w:r>
              <w:rPr>
                <w:noProof/>
                <w:webHidden/>
              </w:rPr>
              <w:fldChar w:fldCharType="end"/>
            </w:r>
          </w:hyperlink>
        </w:p>
        <w:p w14:paraId="1B275157" w14:textId="50584DD7" w:rsidR="00EE14E7" w:rsidRDefault="00EE14E7">
          <w:pPr>
            <w:pStyle w:val="TOC3"/>
            <w:tabs>
              <w:tab w:val="right" w:leader="dot" w:pos="9350"/>
            </w:tabs>
            <w:rPr>
              <w:rFonts w:eastAsiaTheme="minorEastAsia"/>
              <w:noProof/>
              <w:sz w:val="24"/>
              <w:szCs w:val="24"/>
              <w:lang w:eastAsia="en-CA"/>
            </w:rPr>
          </w:pPr>
          <w:hyperlink w:anchor="_Toc193094140" w:history="1">
            <w:r w:rsidRPr="00AB3B59">
              <w:rPr>
                <w:rStyle w:val="Hyperlink"/>
                <w:noProof/>
              </w:rPr>
              <w:t>Compilation of Cequeau Interpolation</w:t>
            </w:r>
            <w:r>
              <w:rPr>
                <w:noProof/>
                <w:webHidden/>
              </w:rPr>
              <w:tab/>
            </w:r>
            <w:r>
              <w:rPr>
                <w:noProof/>
                <w:webHidden/>
              </w:rPr>
              <w:fldChar w:fldCharType="begin"/>
            </w:r>
            <w:r>
              <w:rPr>
                <w:noProof/>
                <w:webHidden/>
              </w:rPr>
              <w:instrText xml:space="preserve"> PAGEREF _Toc193094140 \h </w:instrText>
            </w:r>
            <w:r>
              <w:rPr>
                <w:noProof/>
                <w:webHidden/>
              </w:rPr>
            </w:r>
            <w:r>
              <w:rPr>
                <w:noProof/>
                <w:webHidden/>
              </w:rPr>
              <w:fldChar w:fldCharType="separate"/>
            </w:r>
            <w:r>
              <w:rPr>
                <w:noProof/>
                <w:webHidden/>
              </w:rPr>
              <w:t>4</w:t>
            </w:r>
            <w:r>
              <w:rPr>
                <w:noProof/>
                <w:webHidden/>
              </w:rPr>
              <w:fldChar w:fldCharType="end"/>
            </w:r>
          </w:hyperlink>
        </w:p>
        <w:p w14:paraId="4E682D74" w14:textId="268147E3" w:rsidR="00EE14E7" w:rsidRDefault="00EE14E7">
          <w:pPr>
            <w:pStyle w:val="TOC1"/>
            <w:tabs>
              <w:tab w:val="right" w:leader="dot" w:pos="9350"/>
            </w:tabs>
            <w:rPr>
              <w:rFonts w:eastAsiaTheme="minorEastAsia"/>
              <w:noProof/>
              <w:sz w:val="24"/>
              <w:szCs w:val="24"/>
              <w:lang w:eastAsia="en-CA"/>
            </w:rPr>
          </w:pPr>
          <w:hyperlink w:anchor="_Toc193094141" w:history="1">
            <w:r w:rsidRPr="00AB3B59">
              <w:rPr>
                <w:rStyle w:val="Hyperlink"/>
                <w:noProof/>
                <w:lang w:val="en-US"/>
              </w:rPr>
              <w:t>Usage</w:t>
            </w:r>
            <w:r>
              <w:rPr>
                <w:noProof/>
                <w:webHidden/>
              </w:rPr>
              <w:tab/>
            </w:r>
            <w:r>
              <w:rPr>
                <w:noProof/>
                <w:webHidden/>
              </w:rPr>
              <w:fldChar w:fldCharType="begin"/>
            </w:r>
            <w:r>
              <w:rPr>
                <w:noProof/>
                <w:webHidden/>
              </w:rPr>
              <w:instrText xml:space="preserve"> PAGEREF _Toc193094141 \h </w:instrText>
            </w:r>
            <w:r>
              <w:rPr>
                <w:noProof/>
                <w:webHidden/>
              </w:rPr>
            </w:r>
            <w:r>
              <w:rPr>
                <w:noProof/>
                <w:webHidden/>
              </w:rPr>
              <w:fldChar w:fldCharType="separate"/>
            </w:r>
            <w:r>
              <w:rPr>
                <w:noProof/>
                <w:webHidden/>
              </w:rPr>
              <w:t>5</w:t>
            </w:r>
            <w:r>
              <w:rPr>
                <w:noProof/>
                <w:webHidden/>
              </w:rPr>
              <w:fldChar w:fldCharType="end"/>
            </w:r>
          </w:hyperlink>
        </w:p>
        <w:p w14:paraId="0DA4937C" w14:textId="757F890E" w:rsidR="00EE14E7" w:rsidRDefault="00EE14E7">
          <w:pPr>
            <w:pStyle w:val="TOC1"/>
            <w:tabs>
              <w:tab w:val="right" w:leader="dot" w:pos="9350"/>
            </w:tabs>
            <w:rPr>
              <w:rFonts w:eastAsiaTheme="minorEastAsia"/>
              <w:noProof/>
              <w:sz w:val="24"/>
              <w:szCs w:val="24"/>
              <w:lang w:eastAsia="en-CA"/>
            </w:rPr>
          </w:pPr>
          <w:hyperlink w:anchor="_Toc193094142" w:history="1">
            <w:r w:rsidRPr="00AB3B59">
              <w:rPr>
                <w:rStyle w:val="Hyperlink"/>
                <w:noProof/>
                <w:lang w:val="en-US"/>
              </w:rPr>
              <w:t>Logging to .log file</w:t>
            </w:r>
            <w:r>
              <w:rPr>
                <w:noProof/>
                <w:webHidden/>
              </w:rPr>
              <w:tab/>
            </w:r>
            <w:r>
              <w:rPr>
                <w:noProof/>
                <w:webHidden/>
              </w:rPr>
              <w:fldChar w:fldCharType="begin"/>
            </w:r>
            <w:r>
              <w:rPr>
                <w:noProof/>
                <w:webHidden/>
              </w:rPr>
              <w:instrText xml:space="preserve"> PAGEREF _Toc193094142 \h </w:instrText>
            </w:r>
            <w:r>
              <w:rPr>
                <w:noProof/>
                <w:webHidden/>
              </w:rPr>
            </w:r>
            <w:r>
              <w:rPr>
                <w:noProof/>
                <w:webHidden/>
              </w:rPr>
              <w:fldChar w:fldCharType="separate"/>
            </w:r>
            <w:r>
              <w:rPr>
                <w:noProof/>
                <w:webHidden/>
              </w:rPr>
              <w:t>5</w:t>
            </w:r>
            <w:r>
              <w:rPr>
                <w:noProof/>
                <w:webHidden/>
              </w:rPr>
              <w:fldChar w:fldCharType="end"/>
            </w:r>
          </w:hyperlink>
        </w:p>
        <w:p w14:paraId="7DBAB570" w14:textId="66BB298D" w:rsidR="00EE14E7" w:rsidRDefault="00EE14E7">
          <w:pPr>
            <w:pStyle w:val="TOC1"/>
            <w:tabs>
              <w:tab w:val="right" w:leader="dot" w:pos="9350"/>
            </w:tabs>
            <w:rPr>
              <w:rFonts w:eastAsiaTheme="minorEastAsia"/>
              <w:noProof/>
              <w:sz w:val="24"/>
              <w:szCs w:val="24"/>
              <w:lang w:eastAsia="en-CA"/>
            </w:rPr>
          </w:pPr>
          <w:hyperlink w:anchor="_Toc193094143" w:history="1">
            <w:r w:rsidRPr="00AB3B59">
              <w:rPr>
                <w:rStyle w:val="Hyperlink"/>
                <w:noProof/>
                <w:lang w:val="en-US"/>
              </w:rPr>
              <w:t>Debugging</w:t>
            </w:r>
            <w:r>
              <w:rPr>
                <w:noProof/>
                <w:webHidden/>
              </w:rPr>
              <w:tab/>
            </w:r>
            <w:r>
              <w:rPr>
                <w:noProof/>
                <w:webHidden/>
              </w:rPr>
              <w:fldChar w:fldCharType="begin"/>
            </w:r>
            <w:r>
              <w:rPr>
                <w:noProof/>
                <w:webHidden/>
              </w:rPr>
              <w:instrText xml:space="preserve"> PAGEREF _Toc193094143 \h </w:instrText>
            </w:r>
            <w:r>
              <w:rPr>
                <w:noProof/>
                <w:webHidden/>
              </w:rPr>
            </w:r>
            <w:r>
              <w:rPr>
                <w:noProof/>
                <w:webHidden/>
              </w:rPr>
              <w:fldChar w:fldCharType="separate"/>
            </w:r>
            <w:r>
              <w:rPr>
                <w:noProof/>
                <w:webHidden/>
              </w:rPr>
              <w:t>6</w:t>
            </w:r>
            <w:r>
              <w:rPr>
                <w:noProof/>
                <w:webHidden/>
              </w:rPr>
              <w:fldChar w:fldCharType="end"/>
            </w:r>
          </w:hyperlink>
        </w:p>
        <w:p w14:paraId="7ECF8F22" w14:textId="2A316A01" w:rsidR="00EE14E7" w:rsidRDefault="00EE14E7">
          <w:pPr>
            <w:pStyle w:val="TOC1"/>
            <w:tabs>
              <w:tab w:val="right" w:leader="dot" w:pos="9350"/>
            </w:tabs>
            <w:rPr>
              <w:rFonts w:eastAsiaTheme="minorEastAsia"/>
              <w:noProof/>
              <w:sz w:val="24"/>
              <w:szCs w:val="24"/>
              <w:lang w:eastAsia="en-CA"/>
            </w:rPr>
          </w:pPr>
          <w:hyperlink w:anchor="_Toc193094144" w:history="1">
            <w:r w:rsidRPr="00AB3B59">
              <w:rPr>
                <w:rStyle w:val="Hyperlink"/>
                <w:noProof/>
                <w:lang w:val="en-US"/>
              </w:rPr>
              <w:t>Testing Matlab and Octave</w:t>
            </w:r>
            <w:r>
              <w:rPr>
                <w:noProof/>
                <w:webHidden/>
              </w:rPr>
              <w:tab/>
            </w:r>
            <w:r>
              <w:rPr>
                <w:noProof/>
                <w:webHidden/>
              </w:rPr>
              <w:fldChar w:fldCharType="begin"/>
            </w:r>
            <w:r>
              <w:rPr>
                <w:noProof/>
                <w:webHidden/>
              </w:rPr>
              <w:instrText xml:space="preserve"> PAGEREF _Toc193094144 \h </w:instrText>
            </w:r>
            <w:r>
              <w:rPr>
                <w:noProof/>
                <w:webHidden/>
              </w:rPr>
            </w:r>
            <w:r>
              <w:rPr>
                <w:noProof/>
                <w:webHidden/>
              </w:rPr>
              <w:fldChar w:fldCharType="separate"/>
            </w:r>
            <w:r>
              <w:rPr>
                <w:noProof/>
                <w:webHidden/>
              </w:rPr>
              <w:t>8</w:t>
            </w:r>
            <w:r>
              <w:rPr>
                <w:noProof/>
                <w:webHidden/>
              </w:rPr>
              <w:fldChar w:fldCharType="end"/>
            </w:r>
          </w:hyperlink>
        </w:p>
        <w:p w14:paraId="0A861AEF" w14:textId="7BB2F885" w:rsidR="00EE14E7" w:rsidRDefault="00EE14E7">
          <w:r>
            <w:rPr>
              <w:b/>
              <w:bCs/>
              <w:noProof/>
            </w:rPr>
            <w:fldChar w:fldCharType="end"/>
          </w:r>
        </w:p>
      </w:sdtContent>
    </w:sdt>
    <w:p w14:paraId="249407AA" w14:textId="77777777" w:rsidR="00EE14E7" w:rsidRDefault="00EE14E7">
      <w:pPr>
        <w:rPr>
          <w:lang w:val="en-US"/>
        </w:rPr>
      </w:pPr>
    </w:p>
    <w:p w14:paraId="60E93AB8" w14:textId="77777777" w:rsidR="00EE14E7" w:rsidRDefault="00EE14E7">
      <w:pPr>
        <w:rPr>
          <w:lang w:val="en-US"/>
        </w:rPr>
      </w:pPr>
    </w:p>
    <w:p w14:paraId="1127563A" w14:textId="77777777" w:rsidR="00EE14E7" w:rsidRDefault="00EE14E7">
      <w:pPr>
        <w:rPr>
          <w:rFonts w:asciiTheme="majorHAnsi" w:eastAsiaTheme="majorEastAsia" w:hAnsiTheme="majorHAnsi" w:cstheme="majorBidi"/>
          <w:color w:val="0F4761" w:themeColor="accent1" w:themeShade="BF"/>
          <w:sz w:val="40"/>
          <w:szCs w:val="40"/>
          <w:lang w:val="en-US"/>
        </w:rPr>
      </w:pPr>
      <w:r>
        <w:rPr>
          <w:lang w:val="en-US"/>
        </w:rPr>
        <w:br w:type="page"/>
      </w:r>
    </w:p>
    <w:p w14:paraId="1B04E82D" w14:textId="4F79DD30" w:rsidR="00B9185A" w:rsidRDefault="00B9185A" w:rsidP="006D0D69">
      <w:pPr>
        <w:pStyle w:val="Heading1"/>
        <w:rPr>
          <w:lang w:val="en-US"/>
        </w:rPr>
      </w:pPr>
      <w:bookmarkStart w:id="0" w:name="_Toc193094133"/>
      <w:r>
        <w:rPr>
          <w:lang w:val="en-US"/>
        </w:rPr>
        <w:lastRenderedPageBreak/>
        <w:t>Purpose</w:t>
      </w:r>
      <w:bookmarkEnd w:id="0"/>
    </w:p>
    <w:p w14:paraId="10BA28F6" w14:textId="007ED87A" w:rsidR="007C0531" w:rsidRDefault="007C0531">
      <w:pPr>
        <w:rPr>
          <w:lang w:val="en-US"/>
        </w:rPr>
      </w:pPr>
      <w:r>
        <w:rPr>
          <w:lang w:val="en-US"/>
        </w:rPr>
        <w:t xml:space="preserve">This guide provides instructions for setting up the development environment for Cequeau. </w:t>
      </w:r>
    </w:p>
    <w:p w14:paraId="1630FB94" w14:textId="2E3891B1" w:rsidR="00B9185A" w:rsidRDefault="00B9185A" w:rsidP="006D0D69">
      <w:pPr>
        <w:pStyle w:val="Heading1"/>
        <w:rPr>
          <w:lang w:val="en-US"/>
        </w:rPr>
      </w:pPr>
      <w:bookmarkStart w:id="1" w:name="_Toc193094134"/>
      <w:r>
        <w:rPr>
          <w:lang w:val="en-US"/>
        </w:rPr>
        <w:t>Software Requirements</w:t>
      </w:r>
      <w:bookmarkEnd w:id="1"/>
    </w:p>
    <w:p w14:paraId="462084C6" w14:textId="389DCD3C" w:rsidR="00E47787" w:rsidRDefault="00DE5F8D" w:rsidP="00E47787">
      <w:pPr>
        <w:rPr>
          <w:lang w:val="en-US"/>
        </w:rPr>
      </w:pPr>
      <w:r>
        <w:rPr>
          <w:lang w:val="en-US"/>
        </w:rPr>
        <w:t xml:space="preserve">The following section outlines the software and tools necessary to </w:t>
      </w:r>
      <w:r w:rsidR="00E47787">
        <w:rPr>
          <w:lang w:val="en-US"/>
        </w:rPr>
        <w:t xml:space="preserve">develop and compile Cequeau. </w:t>
      </w:r>
      <w:r w:rsidR="00C06FC7">
        <w:rPr>
          <w:lang w:val="en-US"/>
        </w:rPr>
        <w:t>Cequeau can be compiled using both Matlab and Octave.</w:t>
      </w:r>
    </w:p>
    <w:p w14:paraId="570B6417" w14:textId="45B26B89" w:rsidR="00E47787" w:rsidRDefault="00E47787" w:rsidP="0063100D">
      <w:pPr>
        <w:pStyle w:val="Heading2"/>
        <w:rPr>
          <w:lang w:val="en-US"/>
        </w:rPr>
      </w:pPr>
      <w:bookmarkStart w:id="2" w:name="_Toc193094135"/>
      <w:r>
        <w:rPr>
          <w:lang w:val="en-US"/>
        </w:rPr>
        <w:t xml:space="preserve">C++ </w:t>
      </w:r>
      <w:r w:rsidRPr="006D0D69">
        <w:t>Compiler</w:t>
      </w:r>
      <w:bookmarkEnd w:id="2"/>
    </w:p>
    <w:p w14:paraId="31FEBAF7" w14:textId="0D7DDA3F" w:rsidR="00E47787" w:rsidRDefault="00E47787" w:rsidP="00E47787">
      <w:pPr>
        <w:rPr>
          <w:lang w:val="en-US"/>
        </w:rPr>
      </w:pPr>
      <w:r>
        <w:rPr>
          <w:lang w:val="en-US"/>
        </w:rPr>
        <w:t xml:space="preserve">A C++ compiler that supports </w:t>
      </w:r>
      <w:r w:rsidR="00B87626" w:rsidRPr="00C06FC7">
        <w:rPr>
          <w:b/>
          <w:bCs/>
          <w:lang w:val="en-US"/>
        </w:rPr>
        <w:t>at least C++14</w:t>
      </w:r>
      <w:r w:rsidR="00B87626">
        <w:rPr>
          <w:lang w:val="en-US"/>
        </w:rPr>
        <w:t>.</w:t>
      </w:r>
      <w:r w:rsidR="00976D80">
        <w:rPr>
          <w:lang w:val="en-US"/>
        </w:rPr>
        <w:t xml:space="preserve"> </w:t>
      </w:r>
    </w:p>
    <w:p w14:paraId="553BB0EA" w14:textId="0C3376F0" w:rsidR="00C06FC7" w:rsidRDefault="00C06FC7" w:rsidP="0063100D">
      <w:pPr>
        <w:pStyle w:val="Heading3"/>
        <w:rPr>
          <w:lang w:val="en-US"/>
        </w:rPr>
      </w:pPr>
      <w:r>
        <w:rPr>
          <w:lang w:val="en-US"/>
        </w:rPr>
        <w:t>Matlab</w:t>
      </w:r>
    </w:p>
    <w:p w14:paraId="1B91947D" w14:textId="0B631052" w:rsidR="000D64E5" w:rsidRDefault="0063100D" w:rsidP="000D64E5">
      <w:pPr>
        <w:spacing w:after="0"/>
        <w:jc w:val="both"/>
        <w:rPr>
          <w:lang w:val="en-US"/>
        </w:rPr>
      </w:pPr>
      <w:r>
        <w:rPr>
          <w:noProof/>
          <w:lang w:val="en-US"/>
        </w:rPr>
        <mc:AlternateContent>
          <mc:Choice Requires="wpg">
            <w:drawing>
              <wp:anchor distT="0" distB="0" distL="114300" distR="114300" simplePos="0" relativeHeight="251665408" behindDoc="0" locked="0" layoutInCell="1" allowOverlap="1" wp14:anchorId="7275D8BA" wp14:editId="65848432">
                <wp:simplePos x="0" y="0"/>
                <wp:positionH relativeFrom="column">
                  <wp:posOffset>1270</wp:posOffset>
                </wp:positionH>
                <wp:positionV relativeFrom="paragraph">
                  <wp:posOffset>494665</wp:posOffset>
                </wp:positionV>
                <wp:extent cx="5943600" cy="2109470"/>
                <wp:effectExtent l="19050" t="19050" r="19050" b="24130"/>
                <wp:wrapTopAndBottom/>
                <wp:docPr id="1760273865" name="Group 6"/>
                <wp:cNvGraphicFramePr/>
                <a:graphic xmlns:a="http://schemas.openxmlformats.org/drawingml/2006/main">
                  <a:graphicData uri="http://schemas.microsoft.com/office/word/2010/wordprocessingGroup">
                    <wpg:wgp>
                      <wpg:cNvGrpSpPr/>
                      <wpg:grpSpPr>
                        <a:xfrm>
                          <a:off x="0" y="0"/>
                          <a:ext cx="5943600" cy="2109470"/>
                          <a:chOff x="0" y="0"/>
                          <a:chExt cx="5943600" cy="2109470"/>
                        </a:xfrm>
                      </wpg:grpSpPr>
                      <pic:pic xmlns:pic="http://schemas.openxmlformats.org/drawingml/2006/picture">
                        <pic:nvPicPr>
                          <pic:cNvPr id="15394312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109470"/>
                          </a:xfrm>
                          <a:prstGeom prst="rect">
                            <a:avLst/>
                          </a:prstGeom>
                          <a:ln>
                            <a:solidFill>
                              <a:schemeClr val="tx1"/>
                            </a:solidFill>
                          </a:ln>
                        </pic:spPr>
                      </pic:pic>
                      <wps:wsp>
                        <wps:cNvPr id="858865590" name="Rectangle 5"/>
                        <wps:cNvSpPr/>
                        <wps:spPr>
                          <a:xfrm>
                            <a:off x="3772017" y="411676"/>
                            <a:ext cx="1037816" cy="167542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AE563A" id="Group 6" o:spid="_x0000_s1026" style="position:absolute;margin-left:.1pt;margin-top:38.95pt;width:468pt;height:166.1pt;z-index:251665408" coordsize="59436,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" stroked="t" strokecolor="black [3213]">
                  <v:imagedata r:id="rId7" o:title=""/>
                  <v:path arrowok="t"/>
                </v:shape>
                <v:rect id="Rectangle 5" o:spid="_x0000_s1028" style="position:absolute;left:37720;top:4116;width:10378;height:16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" filled="f" strokecolor="red" strokeweight="2.25pt"/>
                <w10:wrap type="topAndBottom"/>
              </v:group>
            </w:pict>
          </mc:Fallback>
        </mc:AlternateContent>
      </w:r>
      <w:r w:rsidR="00C06FC7">
        <w:rPr>
          <w:lang w:val="en-US"/>
        </w:rPr>
        <w:t xml:space="preserve">Matlab supports both GCC (MinGW) and MSVC, with different supported compiler versions for each release. </w:t>
      </w:r>
      <w:r w:rsidR="00053446">
        <w:rPr>
          <w:lang w:val="en-US"/>
        </w:rPr>
        <w:t>The supported compilers can be found</w:t>
      </w:r>
      <w:r>
        <w:rPr>
          <w:lang w:val="en-US"/>
        </w:rPr>
        <w:t xml:space="preserve"> </w:t>
      </w:r>
      <w:hyperlink r:id="rId8" w:history="1">
        <w:r w:rsidRPr="00FB2DBE">
          <w:rPr>
            <w:rStyle w:val="Hyperlink"/>
            <w:b/>
            <w:bCs/>
            <w:color w:val="0070C0"/>
            <w:lang w:val="en-US"/>
          </w:rPr>
          <w:t>here</w:t>
        </w:r>
      </w:hyperlink>
      <w:r>
        <w:rPr>
          <w:lang w:val="en-US"/>
        </w:rPr>
        <w:t xml:space="preserve">, within the compilers section. </w:t>
      </w:r>
    </w:p>
    <w:p w14:paraId="663C4E06" w14:textId="4D9B3DD7" w:rsidR="0063100D" w:rsidRDefault="0063100D" w:rsidP="000D64E5">
      <w:pPr>
        <w:spacing w:after="0"/>
        <w:jc w:val="both"/>
        <w:rPr>
          <w:lang w:val="en-US"/>
        </w:rPr>
      </w:pPr>
    </w:p>
    <w:p w14:paraId="3E8CE82B" w14:textId="77777777" w:rsidR="0063100D" w:rsidRDefault="008E2266" w:rsidP="0063100D">
      <w:pPr>
        <w:pStyle w:val="Heading4"/>
        <w:rPr>
          <w:lang w:val="en-US"/>
        </w:rPr>
      </w:pPr>
      <w:r>
        <w:rPr>
          <w:lang w:val="en-US"/>
        </w:rPr>
        <w:t>MSVC</w:t>
      </w:r>
      <w:r w:rsidR="0063100D">
        <w:rPr>
          <w:lang w:val="en-US"/>
        </w:rPr>
        <w:t xml:space="preserve"> (Microsoft Visual C++)</w:t>
      </w:r>
    </w:p>
    <w:p w14:paraId="365793E8" w14:textId="0F7C4212" w:rsidR="008E2266" w:rsidRDefault="0063100D" w:rsidP="000D64E5">
      <w:pPr>
        <w:jc w:val="both"/>
        <w:rPr>
          <w:lang w:val="en-US"/>
        </w:rPr>
      </w:pPr>
      <w:r>
        <w:rPr>
          <w:lang w:val="en-US"/>
        </w:rPr>
        <w:t>MSVC is</w:t>
      </w:r>
      <w:r w:rsidR="008E2266">
        <w:rPr>
          <w:lang w:val="en-US"/>
        </w:rPr>
        <w:t xml:space="preserve"> installed by installing Visual Studio with the “</w:t>
      </w:r>
      <w:r w:rsidR="008E2266" w:rsidRPr="0063100D">
        <w:rPr>
          <w:b/>
          <w:bCs/>
        </w:rPr>
        <w:t>Desktop development with C++</w:t>
      </w:r>
      <w:r w:rsidR="008E2266" w:rsidRPr="006A08A0">
        <w:t>”</w:t>
      </w:r>
      <w:r w:rsidR="008E2266">
        <w:t xml:space="preserve"> option </w:t>
      </w:r>
      <w:r>
        <w:t>enabled</w:t>
      </w:r>
      <w:r w:rsidR="008E2266">
        <w:t>.</w:t>
      </w:r>
      <w:r>
        <w:t xml:space="preserve"> The required Microsoft Visual Studio version will depend on the Matlab version and its supported compilers</w:t>
      </w:r>
      <w:r w:rsidR="008E2266">
        <w:rPr>
          <w:lang w:val="en-US"/>
        </w:rPr>
        <w:t xml:space="preserve">. </w:t>
      </w:r>
      <w:r>
        <w:rPr>
          <w:lang w:val="en-US"/>
        </w:rPr>
        <w:t xml:space="preserve">For example, when using </w:t>
      </w:r>
      <w:r w:rsidR="008E2266">
        <w:rPr>
          <w:lang w:val="en-US"/>
        </w:rPr>
        <w:t xml:space="preserve">Matlab R2020b, which supports up to Microsoft Visual C++ 2019, it requires Visual Studio 2019. </w:t>
      </w:r>
    </w:p>
    <w:p w14:paraId="5F2127F2" w14:textId="5E21C326" w:rsidR="0063100D" w:rsidRDefault="0063100D" w:rsidP="0063100D">
      <w:pPr>
        <w:pStyle w:val="Heading4"/>
        <w:rPr>
          <w:lang w:val="en-US"/>
        </w:rPr>
      </w:pPr>
      <w:r>
        <w:rPr>
          <w:lang w:val="en-US"/>
        </w:rPr>
        <w:t>GCC (MinGW)</w:t>
      </w:r>
    </w:p>
    <w:p w14:paraId="7D8525AF" w14:textId="541600CD" w:rsidR="00FB2DBE" w:rsidRDefault="00FB2DBE" w:rsidP="000D64E5">
      <w:pPr>
        <w:jc w:val="both"/>
        <w:rPr>
          <w:lang w:val="en-US"/>
        </w:rPr>
      </w:pPr>
      <w:r>
        <w:rPr>
          <w:lang w:val="en-US"/>
        </w:rPr>
        <w:t xml:space="preserve">MinGW-w64 is a GCC toolchain for the Windows platform. </w:t>
      </w:r>
      <w:r w:rsidR="00FC3482">
        <w:rPr>
          <w:lang w:val="en-US"/>
        </w:rPr>
        <w:t xml:space="preserve">It can be installed by following </w:t>
      </w:r>
      <w:hyperlink r:id="rId9" w:history="1">
        <w:r w:rsidRPr="00FB2DBE">
          <w:rPr>
            <w:rStyle w:val="Hyperlink"/>
            <w:lang w:val="en-US"/>
          </w:rPr>
          <w:t>Mathwork's guide</w:t>
        </w:r>
      </w:hyperlink>
      <w:r>
        <w:rPr>
          <w:lang w:val="en-US"/>
        </w:rPr>
        <w:t xml:space="preserve">. </w:t>
      </w:r>
    </w:p>
    <w:p w14:paraId="7DB58B88" w14:textId="77777777" w:rsidR="002E3CA0" w:rsidRDefault="002E3CA0" w:rsidP="00FC3482">
      <w:pPr>
        <w:pStyle w:val="Heading3"/>
      </w:pPr>
      <w:r>
        <w:t>Octave</w:t>
      </w:r>
    </w:p>
    <w:p w14:paraId="575E3A40" w14:textId="4F92239F" w:rsidR="002E3CA0" w:rsidRDefault="002E3CA0" w:rsidP="000D64E5">
      <w:pPr>
        <w:jc w:val="both"/>
      </w:pPr>
      <w:r>
        <w:t>Cequeau v5.0.0 was developed using Octave 9.4, and MinGW 1</w:t>
      </w:r>
      <w:r w:rsidR="007C7843">
        <w:t>3</w:t>
      </w:r>
      <w:r>
        <w:t xml:space="preserve">. A newer version of octave and compiler will also satisfy the requirements and compile the code. </w:t>
      </w:r>
    </w:p>
    <w:p w14:paraId="7307A6B4" w14:textId="7E6FABF6" w:rsidR="000D64E5" w:rsidRDefault="008E2266" w:rsidP="000D64E5">
      <w:pPr>
        <w:jc w:val="both"/>
      </w:pPr>
      <w:r>
        <w:t>The latest version of MinGW-w64 can be installed through MSYS2.</w:t>
      </w:r>
    </w:p>
    <w:p w14:paraId="29D81A7A" w14:textId="2D23B61B" w:rsidR="00346204" w:rsidRDefault="007C0531" w:rsidP="00EE14E7">
      <w:pPr>
        <w:pStyle w:val="Heading1"/>
        <w:rPr>
          <w:lang w:val="en-US"/>
        </w:rPr>
      </w:pPr>
      <w:bookmarkStart w:id="3" w:name="_Toc193094136"/>
      <w:r>
        <w:rPr>
          <w:lang w:val="en-US"/>
        </w:rPr>
        <w:lastRenderedPageBreak/>
        <w:t>Folder Structure</w:t>
      </w:r>
      <w:bookmarkEnd w:id="3"/>
    </w:p>
    <w:p w14:paraId="10345A7E" w14:textId="7E529365" w:rsidR="00924378" w:rsidRPr="00E04251" w:rsidRDefault="00E04251" w:rsidP="00E04251">
      <w:pPr>
        <w:spacing w:after="0" w:line="240" w:lineRule="auto"/>
        <w:rPr>
          <w:rFonts w:ascii="Courier New" w:hAnsi="Courier New" w:cs="Courier New"/>
        </w:rPr>
      </w:pPr>
      <w:r>
        <w:rPr>
          <w:rFonts w:ascii="Courier New" w:hAnsi="Courier New" w:cs="Courier New"/>
          <w:lang w:val="en-US"/>
        </w:rPr>
        <w:t>c</w:t>
      </w:r>
      <w:r w:rsidR="00924378" w:rsidRPr="00E04251">
        <w:rPr>
          <w:rFonts w:ascii="Courier New" w:hAnsi="Courier New" w:cs="Courier New"/>
          <w:lang w:val="en-US"/>
        </w:rPr>
        <w:t>equeau</w:t>
      </w:r>
      <w:r w:rsidR="00924378" w:rsidRPr="00E04251">
        <w:rPr>
          <w:rFonts w:ascii="Courier New" w:hAnsi="Courier New" w:cs="Courier New"/>
        </w:rPr>
        <w:t>/</w:t>
      </w:r>
    </w:p>
    <w:p w14:paraId="59FA929B" w14:textId="75D550A8" w:rsidR="0020275A" w:rsidRPr="00E04251" w:rsidRDefault="00E04251" w:rsidP="00E04251">
      <w:pPr>
        <w:spacing w:after="0" w:line="240" w:lineRule="auto"/>
        <w:ind w:left="720"/>
        <w:rPr>
          <w:rFonts w:ascii="Courier New" w:hAnsi="Courier New" w:cs="Courier New"/>
        </w:rPr>
      </w:pPr>
      <w:r>
        <w:rPr>
          <w:rFonts w:ascii="Courier New" w:hAnsi="Courier New" w:cs="Courier New"/>
        </w:rPr>
        <w:t>s</w:t>
      </w:r>
      <w:r w:rsidR="00924378" w:rsidRPr="00E04251">
        <w:rPr>
          <w:rFonts w:ascii="Courier New" w:hAnsi="Courier New" w:cs="Courier New"/>
        </w:rPr>
        <w:t xml:space="preserve">rc/ </w:t>
      </w:r>
    </w:p>
    <w:p w14:paraId="5134C546" w14:textId="5239A39C" w:rsidR="0020275A" w:rsidRPr="00E04251" w:rsidRDefault="00E04251" w:rsidP="00E04251">
      <w:pPr>
        <w:spacing w:after="0" w:line="240" w:lineRule="auto"/>
        <w:ind w:left="720"/>
        <w:rPr>
          <w:rFonts w:ascii="Courier New" w:hAnsi="Courier New" w:cs="Courier New"/>
        </w:rPr>
      </w:pPr>
      <w:r>
        <w:rPr>
          <w:rFonts w:ascii="Courier New" w:hAnsi="Courier New" w:cs="Courier New"/>
        </w:rPr>
        <w:t>t</w:t>
      </w:r>
      <w:r w:rsidR="0020275A" w:rsidRPr="00E04251">
        <w:rPr>
          <w:rFonts w:ascii="Courier New" w:hAnsi="Courier New" w:cs="Courier New"/>
        </w:rPr>
        <w:t>ests/</w:t>
      </w:r>
    </w:p>
    <w:p w14:paraId="169A173A" w14:textId="14438052" w:rsidR="0020275A" w:rsidRDefault="00E04251" w:rsidP="00E04251">
      <w:pPr>
        <w:spacing w:after="0" w:line="240" w:lineRule="auto"/>
        <w:ind w:left="720"/>
        <w:rPr>
          <w:rFonts w:ascii="Courier New" w:hAnsi="Courier New" w:cs="Courier New"/>
        </w:rPr>
      </w:pPr>
      <w:r>
        <w:rPr>
          <w:rFonts w:ascii="Courier New" w:hAnsi="Courier New" w:cs="Courier New"/>
        </w:rPr>
        <w:t>d</w:t>
      </w:r>
      <w:r w:rsidR="0020275A" w:rsidRPr="00E04251">
        <w:rPr>
          <w:rFonts w:ascii="Courier New" w:hAnsi="Courier New" w:cs="Courier New"/>
        </w:rPr>
        <w:t>ocs/</w:t>
      </w:r>
    </w:p>
    <w:p w14:paraId="69D62D3D" w14:textId="2FFC67B5" w:rsidR="00E04251" w:rsidRPr="00E04251" w:rsidRDefault="00EE14E7" w:rsidP="00E04251">
      <w:pPr>
        <w:spacing w:after="0" w:line="240" w:lineRule="auto"/>
        <w:ind w:left="720"/>
        <w:rPr>
          <w:rFonts w:ascii="Courier New" w:hAnsi="Courier New" w:cs="Courier New"/>
        </w:rPr>
      </w:pPr>
      <w:r>
        <w:rPr>
          <w:rFonts w:ascii="Courier New" w:hAnsi="Courier New" w:cs="Courier New"/>
        </w:rPr>
        <w:t>mex/</w:t>
      </w:r>
    </w:p>
    <w:p w14:paraId="0ABB6F84" w14:textId="77777777" w:rsidR="0020275A" w:rsidRDefault="0020275A" w:rsidP="0020275A"/>
    <w:p w14:paraId="6FF99590" w14:textId="0BC6E9C6" w:rsidR="00924378" w:rsidRDefault="00E04251" w:rsidP="0020275A">
      <w:r>
        <w:t xml:space="preserve">The </w:t>
      </w:r>
      <w:r w:rsidRPr="00E04251">
        <w:rPr>
          <w:rFonts w:ascii="Courier New" w:hAnsi="Courier New" w:cs="Courier New"/>
        </w:rPr>
        <w:t>src</w:t>
      </w:r>
      <w:r>
        <w:rPr>
          <w:rFonts w:ascii="Courier New" w:hAnsi="Courier New" w:cs="Courier New"/>
        </w:rPr>
        <w:t>/</w:t>
      </w:r>
      <w:r>
        <w:t xml:space="preserve"> folder</w:t>
      </w:r>
      <w:r w:rsidR="0020275A">
        <w:t xml:space="preserve"> </w:t>
      </w:r>
      <w:r w:rsidR="00924378">
        <w:t>contains all header and source files for the C++ mex function, and also the matlab and octave compilation files</w:t>
      </w:r>
      <w:r w:rsidR="0020275A">
        <w:t>.</w:t>
      </w:r>
    </w:p>
    <w:p w14:paraId="472BAAAB" w14:textId="2B441715" w:rsidR="0020275A" w:rsidRDefault="00E04251" w:rsidP="0020275A">
      <w:r>
        <w:t xml:space="preserve">The </w:t>
      </w:r>
      <w:r w:rsidRPr="00E04251">
        <w:rPr>
          <w:rFonts w:ascii="Courier New" w:hAnsi="Courier New" w:cs="Courier New"/>
        </w:rPr>
        <w:t>tests</w:t>
      </w:r>
      <w:r w:rsidR="0020275A" w:rsidRPr="00E04251">
        <w:rPr>
          <w:rFonts w:ascii="Courier New" w:hAnsi="Courier New" w:cs="Courier New"/>
        </w:rPr>
        <w:t>/</w:t>
      </w:r>
      <w:r w:rsidR="0020275A">
        <w:t xml:space="preserve"> </w:t>
      </w:r>
      <w:r>
        <w:t xml:space="preserve">folder </w:t>
      </w:r>
      <w:r w:rsidR="0020275A">
        <w:t>contains various folders to test functions and features.</w:t>
      </w:r>
    </w:p>
    <w:p w14:paraId="1A224807" w14:textId="598533B0" w:rsidR="0020275A" w:rsidRDefault="00E04251" w:rsidP="0020275A">
      <w:r>
        <w:t xml:space="preserve">The </w:t>
      </w:r>
      <w:r w:rsidRPr="00E04251">
        <w:rPr>
          <w:rFonts w:ascii="Courier New" w:hAnsi="Courier New" w:cs="Courier New"/>
        </w:rPr>
        <w:t>d</w:t>
      </w:r>
      <w:r w:rsidR="0020275A" w:rsidRPr="00E04251">
        <w:rPr>
          <w:rFonts w:ascii="Courier New" w:hAnsi="Courier New" w:cs="Courier New"/>
        </w:rPr>
        <w:t>ocs/</w:t>
      </w:r>
      <w:r w:rsidR="0020275A">
        <w:t xml:space="preserve"> </w:t>
      </w:r>
      <w:r w:rsidR="00EE14E7">
        <w:t xml:space="preserve">folder contains </w:t>
      </w:r>
      <w:r w:rsidR="0020275A">
        <w:t>documentation for the development and usage of Cequeau</w:t>
      </w:r>
    </w:p>
    <w:p w14:paraId="1ECC59A0" w14:textId="63DA0481" w:rsidR="00EE14E7" w:rsidRDefault="00EE14E7" w:rsidP="0020275A">
      <w:r>
        <w:t xml:space="preserve">The </w:t>
      </w:r>
      <w:r>
        <w:rPr>
          <w:rFonts w:ascii="Courier New" w:hAnsi="Courier New" w:cs="Courier New"/>
        </w:rPr>
        <w:t>mex</w:t>
      </w:r>
      <w:r w:rsidRPr="00E04251">
        <w:rPr>
          <w:rFonts w:ascii="Courier New" w:hAnsi="Courier New" w:cs="Courier New"/>
        </w:rPr>
        <w:t>/</w:t>
      </w:r>
      <w:r>
        <w:t xml:space="preserve"> </w:t>
      </w:r>
      <w:del w:id="4" w:author="Suraj Patel" w:date="2025-04-23T15:04:00Z" w16du:dateUtc="2025-04-23T19:04:00Z">
        <w:r w:rsidDel="00DF7464">
          <w:delText>folder contains compiled mex files</w:delText>
        </w:r>
      </w:del>
      <w:ins w:id="5" w:author="Suraj Patel" w:date="2025-04-23T15:04:00Z" w16du:dateUtc="2025-04-23T19:04:00Z">
        <w:r w:rsidR="00DF7464">
          <w:t>the compiled mex binaries will be placed within this folder</w:t>
        </w:r>
      </w:ins>
    </w:p>
    <w:p w14:paraId="2C7F054F" w14:textId="77777777" w:rsidR="00924378" w:rsidRPr="00D87897" w:rsidRDefault="00924378" w:rsidP="00346204">
      <w:pPr>
        <w:rPr>
          <w:lang w:val="en-US"/>
        </w:rPr>
      </w:pPr>
    </w:p>
    <w:p w14:paraId="4AE78458" w14:textId="786D0949" w:rsidR="00346204" w:rsidRPr="003344E7" w:rsidRDefault="00346204" w:rsidP="00EE14E7">
      <w:pPr>
        <w:pStyle w:val="Heading1"/>
      </w:pPr>
      <w:bookmarkStart w:id="6" w:name="_Toc193094137"/>
      <w:r w:rsidRPr="003344E7">
        <w:t>Compilation</w:t>
      </w:r>
      <w:bookmarkEnd w:id="6"/>
    </w:p>
    <w:p w14:paraId="36B765F7" w14:textId="05235559" w:rsidR="0014584A" w:rsidRPr="003344E7" w:rsidRDefault="00340909" w:rsidP="00E04251">
      <w:pPr>
        <w:pStyle w:val="Heading3"/>
      </w:pPr>
      <w:bookmarkStart w:id="7" w:name="_Toc193094138"/>
      <w:r w:rsidRPr="003344E7">
        <w:t>Compilation in Matlab</w:t>
      </w:r>
      <w:bookmarkEnd w:id="7"/>
    </w:p>
    <w:p w14:paraId="6AC6C67D" w14:textId="277C2CFE" w:rsidR="0020275A" w:rsidRDefault="0020275A" w:rsidP="0014584A">
      <w:r w:rsidRPr="0020275A">
        <w:t>The</w:t>
      </w:r>
      <w:r w:rsidR="00E04251">
        <w:t xml:space="preserve"> Matlab script</w:t>
      </w:r>
      <w:r>
        <w:t xml:space="preserve"> to compile the C++ mex function is cequeau/src/compileCequeauMat.m. </w:t>
      </w:r>
    </w:p>
    <w:p w14:paraId="3F8C4677" w14:textId="0DE7C063" w:rsidR="00DA3773" w:rsidRDefault="00DA3773" w:rsidP="0014584A">
      <w:r>
        <w:t xml:space="preserve">All relevant .cpp source files are appended to the SOURCES argument, if a new file is to be added, it should be appended in a similar manner. </w:t>
      </w:r>
    </w:p>
    <w:p w14:paraId="4CE85435" w14:textId="2A620D64" w:rsidR="00DA3773" w:rsidRDefault="00DA3773" w:rsidP="0014584A">
      <w:r>
        <w:t>To ensure consistency, the C++ version is specified within the compile arguments. As shown below, the script automatically detects the compiler and sets the flags accordingly. COMPFLAGS is used for MSVC and CXXFLAGS is used for GNU. More information about mex and the compiler flags can be found here</w:t>
      </w:r>
      <w:r w:rsidR="00E04251">
        <w:t xml:space="preserve"> (</w:t>
      </w:r>
      <w:hyperlink r:id="rId10" w:history="1">
        <w:r w:rsidR="00E04251" w:rsidRPr="00BF2B02">
          <w:rPr>
            <w:rStyle w:val="Hyperlink"/>
          </w:rPr>
          <w:t>https://www.mathworks.com/help/matlab/ref/mex.html</w:t>
        </w:r>
      </w:hyperlink>
      <w:r w:rsidR="00E04251">
        <w:t xml:space="preserve">). </w:t>
      </w:r>
      <w:r>
        <w:t xml:space="preserve"> </w:t>
      </w:r>
    </w:p>
    <w:p w14:paraId="6E9F501F" w14:textId="77777777" w:rsidR="00E463E4" w:rsidRDefault="00E463E4" w:rsidP="0014584A"/>
    <w:p w14:paraId="6D40BF99" w14:textId="7778C15F" w:rsidR="00DA3773" w:rsidRDefault="00DA3773" w:rsidP="0014584A">
      <w:r>
        <w:t xml:space="preserve">To enable logging to the .log file, set the </w:t>
      </w:r>
      <w:r w:rsidRPr="00DA3773">
        <w:rPr>
          <w:b/>
          <w:bCs/>
        </w:rPr>
        <w:t>log</w:t>
      </w:r>
      <w:r>
        <w:t xml:space="preserve"> variable to true.</w:t>
      </w:r>
    </w:p>
    <w:p w14:paraId="212F8637" w14:textId="6AAFACFE" w:rsidR="00E463E4" w:rsidRDefault="00E463E4" w:rsidP="0014584A">
      <w:r w:rsidRPr="00E04251">
        <w:rPr>
          <w:noProof/>
        </w:rPr>
        <w:drawing>
          <wp:anchor distT="0" distB="0" distL="114300" distR="114300" simplePos="0" relativeHeight="251663360" behindDoc="0" locked="0" layoutInCell="1" allowOverlap="1" wp14:anchorId="2529AE72" wp14:editId="64DDFD9E">
            <wp:simplePos x="0" y="0"/>
            <wp:positionH relativeFrom="column">
              <wp:posOffset>0</wp:posOffset>
            </wp:positionH>
            <wp:positionV relativeFrom="paragraph">
              <wp:posOffset>1061</wp:posOffset>
            </wp:positionV>
            <wp:extent cx="5909481" cy="942340"/>
            <wp:effectExtent l="0" t="0" r="0" b="0"/>
            <wp:wrapTopAndBottom/>
            <wp:docPr id="159730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0815" name=""/>
                    <pic:cNvPicPr/>
                  </pic:nvPicPr>
                  <pic:blipFill rotWithShape="1">
                    <a:blip r:embed="rId11">
                      <a:extLst>
                        <a:ext uri="{28A0092B-C50C-407E-A947-70E740481C1C}">
                          <a14:useLocalDpi xmlns:a14="http://schemas.microsoft.com/office/drawing/2010/main" val="0"/>
                        </a:ext>
                      </a:extLst>
                    </a:blip>
                    <a:srcRect l="574"/>
                    <a:stretch/>
                  </pic:blipFill>
                  <pic:spPr bwMode="auto">
                    <a:xfrm>
                      <a:off x="0" y="0"/>
                      <a:ext cx="5909481" cy="942340"/>
                    </a:xfrm>
                    <a:prstGeom prst="rect">
                      <a:avLst/>
                    </a:prstGeom>
                    <a:ln>
                      <a:noFill/>
                    </a:ln>
                    <a:extLst>
                      <a:ext uri="{53640926-AAD7-44D8-BBD7-CCE9431645EC}">
                        <a14:shadowObscured xmlns:a14="http://schemas.microsoft.com/office/drawing/2010/main"/>
                      </a:ext>
                    </a:extLst>
                  </pic:spPr>
                </pic:pic>
              </a:graphicData>
            </a:graphic>
          </wp:anchor>
        </w:drawing>
      </w:r>
    </w:p>
    <w:p w14:paraId="2CB50638" w14:textId="77777777" w:rsidR="000D64E5" w:rsidRDefault="000D64E5" w:rsidP="00E463E4"/>
    <w:p w14:paraId="4FA97A1D" w14:textId="77777777" w:rsidR="000D64E5" w:rsidRDefault="000D64E5" w:rsidP="00E463E4"/>
    <w:p w14:paraId="2D343C35" w14:textId="77777777" w:rsidR="000D64E5" w:rsidRDefault="000D64E5" w:rsidP="00E463E4"/>
    <w:p w14:paraId="4B57240E" w14:textId="33BE78FC" w:rsidR="00E463E4" w:rsidRDefault="00E463E4" w:rsidP="00E463E4">
      <w:r>
        <w:lastRenderedPageBreak/>
        <w:t xml:space="preserve">To enable debugging, the ‘-g’ flag must be set, to do so, simply set the </w:t>
      </w:r>
      <w:r w:rsidRPr="00DA3773">
        <w:rPr>
          <w:b/>
          <w:bCs/>
        </w:rPr>
        <w:t>debug</w:t>
      </w:r>
      <w:r>
        <w:t xml:space="preserve"> variable to true.</w:t>
      </w:r>
    </w:p>
    <w:p w14:paraId="35850680" w14:textId="2E7C0BFA" w:rsidR="00E463E4" w:rsidRDefault="00E463E4" w:rsidP="00E463E4">
      <w:pPr>
        <w:jc w:val="center"/>
      </w:pPr>
      <w:r w:rsidRPr="00E463E4">
        <w:rPr>
          <w:noProof/>
        </w:rPr>
        <w:drawing>
          <wp:inline distT="0" distB="0" distL="0" distR="0" wp14:anchorId="67E442EB" wp14:editId="3035221C">
            <wp:extent cx="5943600" cy="1727200"/>
            <wp:effectExtent l="0" t="0" r="0" b="6350"/>
            <wp:docPr id="181350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01497" name=""/>
                    <pic:cNvPicPr/>
                  </pic:nvPicPr>
                  <pic:blipFill>
                    <a:blip r:embed="rId12"/>
                    <a:stretch>
                      <a:fillRect/>
                    </a:stretch>
                  </pic:blipFill>
                  <pic:spPr>
                    <a:xfrm>
                      <a:off x="0" y="0"/>
                      <a:ext cx="5943600" cy="1727200"/>
                    </a:xfrm>
                    <a:prstGeom prst="rect">
                      <a:avLst/>
                    </a:prstGeom>
                  </pic:spPr>
                </pic:pic>
              </a:graphicData>
            </a:graphic>
          </wp:inline>
        </w:drawing>
      </w:r>
    </w:p>
    <w:p w14:paraId="11964AD5" w14:textId="77777777" w:rsidR="00E463E4" w:rsidRDefault="00E463E4" w:rsidP="0014584A"/>
    <w:p w14:paraId="01A4E266" w14:textId="55FDECE9" w:rsidR="00DA3773" w:rsidRDefault="00DA3773" w:rsidP="0014584A">
      <w:r>
        <w:t>The output file is specified in the OUTFILE variable, by default the compiled mex will be placed in cequeau/mex/.</w:t>
      </w:r>
    </w:p>
    <w:p w14:paraId="1A008AE8" w14:textId="328D8597" w:rsidR="0020275A" w:rsidRPr="0020275A" w:rsidRDefault="00210069" w:rsidP="0014584A">
      <w:r w:rsidRPr="00210069">
        <w:rPr>
          <w:noProof/>
        </w:rPr>
        <w:drawing>
          <wp:inline distT="0" distB="0" distL="0" distR="0" wp14:anchorId="4BAC1EEF" wp14:editId="4314E330">
            <wp:extent cx="5943600" cy="711835"/>
            <wp:effectExtent l="0" t="0" r="0" b="0"/>
            <wp:docPr id="17691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42920" name=""/>
                    <pic:cNvPicPr/>
                  </pic:nvPicPr>
                  <pic:blipFill>
                    <a:blip r:embed="rId13"/>
                    <a:stretch>
                      <a:fillRect/>
                    </a:stretch>
                  </pic:blipFill>
                  <pic:spPr>
                    <a:xfrm>
                      <a:off x="0" y="0"/>
                      <a:ext cx="5943600" cy="711835"/>
                    </a:xfrm>
                    <a:prstGeom prst="rect">
                      <a:avLst/>
                    </a:prstGeom>
                  </pic:spPr>
                </pic:pic>
              </a:graphicData>
            </a:graphic>
          </wp:inline>
        </w:drawing>
      </w:r>
    </w:p>
    <w:p w14:paraId="4F68FCB1" w14:textId="77777777" w:rsidR="00EE14E7" w:rsidRDefault="00EE14E7">
      <w:pPr>
        <w:rPr>
          <w:rFonts w:eastAsiaTheme="majorEastAsia" w:cstheme="majorBidi"/>
          <w:color w:val="0F4761" w:themeColor="accent1" w:themeShade="BF"/>
          <w:sz w:val="28"/>
          <w:szCs w:val="28"/>
          <w:lang w:val="en-US"/>
        </w:rPr>
      </w:pPr>
      <w:r>
        <w:rPr>
          <w:lang w:val="en-US"/>
        </w:rPr>
        <w:br w:type="page"/>
      </w:r>
    </w:p>
    <w:p w14:paraId="63D250BC" w14:textId="7B60E61E" w:rsidR="0014584A" w:rsidRDefault="007C0531" w:rsidP="00210069">
      <w:pPr>
        <w:pStyle w:val="Heading3"/>
        <w:rPr>
          <w:lang w:val="en-US"/>
        </w:rPr>
      </w:pPr>
      <w:bookmarkStart w:id="8" w:name="_Toc193094139"/>
      <w:r>
        <w:rPr>
          <w:lang w:val="en-US"/>
        </w:rPr>
        <w:lastRenderedPageBreak/>
        <w:t>Compilation in Octave</w:t>
      </w:r>
      <w:bookmarkEnd w:id="8"/>
    </w:p>
    <w:p w14:paraId="27C00315" w14:textId="6D06A562" w:rsidR="00D87897" w:rsidRDefault="00433907" w:rsidP="0014584A">
      <w:pPr>
        <w:rPr>
          <w:lang w:val="en-US"/>
        </w:rPr>
      </w:pPr>
      <w:r>
        <w:rPr>
          <w:lang w:val="en-US"/>
        </w:rPr>
        <w:t xml:space="preserve">The compilation for octave is similar to the compilation in Matlab, with only some syntactical differences. </w:t>
      </w:r>
      <w:r w:rsidR="002B3BDF">
        <w:rPr>
          <w:lang w:val="en-US"/>
        </w:rPr>
        <w:t>As shown below (cequeau/src/compileCequeauOct).</w:t>
      </w:r>
    </w:p>
    <w:p w14:paraId="2B76A505" w14:textId="78CD3686" w:rsidR="002B3BDF" w:rsidRDefault="00E463E4" w:rsidP="0014584A">
      <w:pPr>
        <w:rPr>
          <w:lang w:val="en-US"/>
        </w:rPr>
      </w:pPr>
      <w:r w:rsidRPr="00E463E4">
        <w:rPr>
          <w:noProof/>
          <w:lang w:val="en-US"/>
        </w:rPr>
        <w:drawing>
          <wp:inline distT="0" distB="0" distL="0" distR="0" wp14:anchorId="73B1B128" wp14:editId="75674DE1">
            <wp:extent cx="5943600" cy="3411855"/>
            <wp:effectExtent l="0" t="0" r="0" b="0"/>
            <wp:docPr id="92913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37637" name=""/>
                    <pic:cNvPicPr/>
                  </pic:nvPicPr>
                  <pic:blipFill>
                    <a:blip r:embed="rId14"/>
                    <a:stretch>
                      <a:fillRect/>
                    </a:stretch>
                  </pic:blipFill>
                  <pic:spPr>
                    <a:xfrm>
                      <a:off x="0" y="0"/>
                      <a:ext cx="5943600" cy="3411855"/>
                    </a:xfrm>
                    <a:prstGeom prst="rect">
                      <a:avLst/>
                    </a:prstGeom>
                  </pic:spPr>
                </pic:pic>
              </a:graphicData>
            </a:graphic>
          </wp:inline>
        </w:drawing>
      </w:r>
    </w:p>
    <w:p w14:paraId="5E392940" w14:textId="440EB69D" w:rsidR="002B3BDF" w:rsidRDefault="002B3BDF" w:rsidP="0014584A">
      <w:r w:rsidRPr="002B3BDF">
        <w:t xml:space="preserve">The FLAGS variable contains </w:t>
      </w:r>
      <w:r w:rsidR="00DE5F8D">
        <w:t>the custom flag ‘-DENV_OCTAVE’, which is used within the cequeau program to detect whether it is the octave version being run</w:t>
      </w:r>
      <w:r>
        <w:t xml:space="preserve">. This allows the ability to customize certain elements depending on </w:t>
      </w:r>
      <w:r w:rsidR="00DE5F8D">
        <w:t xml:space="preserve">the </w:t>
      </w:r>
      <w:r>
        <w:t xml:space="preserve">environment. For example, it is used to append Oct or Mat at the end of the log file to help the user identify the appropriate log file. </w:t>
      </w:r>
    </w:p>
    <w:p w14:paraId="3025723C" w14:textId="77777777" w:rsidR="00EE14E7" w:rsidRDefault="00EE14E7" w:rsidP="0014584A"/>
    <w:p w14:paraId="0EEF41D4" w14:textId="3CFAD4F0" w:rsidR="002B3BDF" w:rsidRPr="002B3BDF" w:rsidRDefault="00210069" w:rsidP="00210069">
      <w:pPr>
        <w:pStyle w:val="Heading3"/>
      </w:pPr>
      <w:bookmarkStart w:id="9" w:name="_Toc193094140"/>
      <w:r>
        <w:t>Compilation of Cequeau Interpolation</w:t>
      </w:r>
      <w:bookmarkEnd w:id="9"/>
    </w:p>
    <w:p w14:paraId="450CABEC" w14:textId="527E67E9" w:rsidR="00433907" w:rsidRPr="00210069" w:rsidRDefault="00210069" w:rsidP="0014584A">
      <w:r w:rsidRPr="00210069">
        <w:t xml:space="preserve">The interpolation compilation scripts (compileInterpolationMat.m and compileInterpolationOct.m) are both similar to their respective </w:t>
      </w:r>
      <w:r>
        <w:t xml:space="preserve">Cequeau Quantite compilation scripts, except they are targeting the source files relevant for </w:t>
      </w:r>
      <w:r w:rsidRPr="00210069">
        <w:t>InterpolationMex</w:t>
      </w:r>
      <w:r>
        <w:t xml:space="preserve">.cpp.  </w:t>
      </w:r>
    </w:p>
    <w:p w14:paraId="5E633F60" w14:textId="77777777" w:rsidR="00210069" w:rsidRPr="00210069" w:rsidRDefault="00210069" w:rsidP="0014584A"/>
    <w:p w14:paraId="2E05391E" w14:textId="77777777" w:rsidR="00EE14E7" w:rsidRDefault="00EE14E7">
      <w:pPr>
        <w:rPr>
          <w:rFonts w:asciiTheme="majorHAnsi" w:eastAsiaTheme="majorEastAsia" w:hAnsiTheme="majorHAnsi" w:cstheme="majorBidi"/>
          <w:color w:val="0F4761" w:themeColor="accent1" w:themeShade="BF"/>
          <w:sz w:val="40"/>
          <w:szCs w:val="40"/>
          <w:lang w:val="en-US"/>
        </w:rPr>
      </w:pPr>
      <w:r>
        <w:rPr>
          <w:lang w:val="en-US"/>
        </w:rPr>
        <w:br w:type="page"/>
      </w:r>
    </w:p>
    <w:p w14:paraId="02800544" w14:textId="279C30B4" w:rsidR="00D87897" w:rsidRDefault="00D87897" w:rsidP="00EE14E7">
      <w:pPr>
        <w:pStyle w:val="Heading1"/>
        <w:rPr>
          <w:lang w:val="en-US"/>
        </w:rPr>
      </w:pPr>
      <w:bookmarkStart w:id="10" w:name="_Toc193094141"/>
      <w:r>
        <w:rPr>
          <w:lang w:val="en-US"/>
        </w:rPr>
        <w:lastRenderedPageBreak/>
        <w:t>Usage</w:t>
      </w:r>
      <w:bookmarkEnd w:id="10"/>
    </w:p>
    <w:p w14:paraId="1574D0F2" w14:textId="35C0DEC6" w:rsidR="002B3BDF" w:rsidRDefault="002B3BDF" w:rsidP="0014584A">
      <w:pPr>
        <w:rPr>
          <w:lang w:val="en-US"/>
        </w:rPr>
      </w:pPr>
      <w:r>
        <w:rPr>
          <w:lang w:val="en-US"/>
        </w:rPr>
        <w:t>Compiling the C++ code using Matlab or Octave mex creates a mex file (.mexw64 or .mex). This file is used as a Matlab/Octave function. It takes in various inputs and the order matters, therefore if an input is optional, it is still required to provide an empty array [] within the input list. For detailed explanation about all of the inputs and outputs, please refer to ‘Intrants – Extrants v5.docx’</w:t>
      </w:r>
      <w:r w:rsidR="00210069">
        <w:rPr>
          <w:lang w:val="en-US"/>
        </w:rPr>
        <w:t xml:space="preserve"> and for a more in depth usage guide, follow ‘Cequeau_Guide.docx’. </w:t>
      </w:r>
    </w:p>
    <w:p w14:paraId="62CA10B7" w14:textId="77777777" w:rsidR="002B3BDF" w:rsidRDefault="002B3BDF" w:rsidP="0014584A">
      <w:pPr>
        <w:rPr>
          <w:lang w:val="en-US"/>
        </w:rPr>
      </w:pPr>
      <w:r>
        <w:rPr>
          <w:lang w:val="en-US"/>
        </w:rPr>
        <w:t xml:space="preserve">Here is an example usage: </w:t>
      </w:r>
    </w:p>
    <w:p w14:paraId="5465D742" w14:textId="61FFD73E" w:rsidR="00095965" w:rsidRPr="00210069" w:rsidRDefault="002B3BDF" w:rsidP="00210069">
      <w:pPr>
        <w:spacing w:after="0" w:line="240" w:lineRule="auto"/>
        <w:rPr>
          <w:rFonts w:ascii="Courier New" w:hAnsi="Courier New" w:cs="Courier New"/>
          <w:lang w:val="en-US"/>
        </w:rPr>
      </w:pPr>
      <w:r w:rsidRPr="00210069">
        <w:rPr>
          <w:rFonts w:ascii="Courier New" w:hAnsi="Courier New" w:cs="Courier New"/>
        </w:rPr>
        <w:t>[y.etatsCE, y.etatsCP, y.etatsFonte, y.etatsEvapo, y.etatsBarrage, y.pasDeTemps</w:t>
      </w:r>
      <w:r w:rsidR="00210069">
        <w:rPr>
          <w:rFonts w:ascii="Courier New" w:hAnsi="Courier New" w:cs="Courier New"/>
        </w:rPr>
        <w:t xml:space="preserve">, </w:t>
      </w:r>
      <w:r w:rsidRPr="00210069">
        <w:rPr>
          <w:rFonts w:ascii="Courier New" w:hAnsi="Courier New" w:cs="Courier New"/>
          <w:lang w:val="en-US"/>
        </w:rPr>
        <w:t>y.avantAssimilationsCE, y.avantAssimilationsFonte, y.avantAssimilationsEvapo,y.etatsQualCP, y.avAssimQual] =</w:t>
      </w:r>
    </w:p>
    <w:p w14:paraId="25DF68DC" w14:textId="739B1575" w:rsidR="002B3BDF" w:rsidRDefault="002B3BDF" w:rsidP="00210069">
      <w:pPr>
        <w:spacing w:after="0" w:line="240" w:lineRule="auto"/>
        <w:rPr>
          <w:rFonts w:ascii="Courier New" w:hAnsi="Courier New" w:cs="Courier New"/>
        </w:rPr>
      </w:pPr>
      <w:r w:rsidRPr="00210069">
        <w:rPr>
          <w:rFonts w:ascii="Courier New" w:hAnsi="Courier New" w:cs="Courier New"/>
          <w:b/>
          <w:bCs/>
        </w:rPr>
        <w:t>cequeauQuantiteMat</w:t>
      </w:r>
      <w:r w:rsidRPr="00095965">
        <w:rPr>
          <w:rFonts w:ascii="Courier New" w:hAnsi="Courier New" w:cs="Courier New"/>
          <w:b/>
          <w:bCs/>
        </w:rPr>
        <w:t>(</w:t>
      </w:r>
      <w:r w:rsidRPr="00210069">
        <w:rPr>
          <w:rFonts w:ascii="Courier New" w:hAnsi="Courier New" w:cs="Courier New"/>
        </w:rPr>
        <w:t xml:space="preserve">struct.execution, </w:t>
      </w:r>
      <w:r w:rsidR="00210069" w:rsidRPr="00210069">
        <w:rPr>
          <w:rFonts w:ascii="Courier New" w:hAnsi="Courier New" w:cs="Courier New"/>
        </w:rPr>
        <w:t>struct</w:t>
      </w:r>
      <w:r w:rsidRPr="00210069">
        <w:rPr>
          <w:rFonts w:ascii="Courier New" w:hAnsi="Courier New" w:cs="Courier New"/>
        </w:rPr>
        <w:t xml:space="preserve">.parametres, </w:t>
      </w:r>
      <w:r w:rsidR="00210069" w:rsidRPr="00210069">
        <w:rPr>
          <w:rFonts w:ascii="Courier New" w:hAnsi="Courier New" w:cs="Courier New"/>
        </w:rPr>
        <w:t>struct</w:t>
      </w:r>
      <w:r w:rsidRPr="00210069">
        <w:rPr>
          <w:rFonts w:ascii="Courier New" w:hAnsi="Courier New" w:cs="Courier New"/>
        </w:rPr>
        <w:t>.bassinVersant</w:t>
      </w:r>
      <w:r w:rsidR="00210069">
        <w:rPr>
          <w:rFonts w:ascii="Courier New" w:hAnsi="Courier New" w:cs="Courier New"/>
        </w:rPr>
        <w:t xml:space="preserve">, </w:t>
      </w:r>
      <w:r w:rsidR="00210069" w:rsidRPr="00210069">
        <w:rPr>
          <w:rFonts w:ascii="Courier New" w:hAnsi="Courier New" w:cs="Courier New"/>
        </w:rPr>
        <w:t>struct</w:t>
      </w:r>
      <w:r w:rsidRPr="00210069">
        <w:rPr>
          <w:rFonts w:ascii="Courier New" w:hAnsi="Courier New" w:cs="Courier New"/>
        </w:rPr>
        <w:t>.meteo,</w:t>
      </w:r>
      <w:r w:rsidR="00095965">
        <w:rPr>
          <w:rFonts w:ascii="Courier New" w:hAnsi="Courier New" w:cs="Courier New"/>
        </w:rPr>
        <w:t xml:space="preserve"> struct.</w:t>
      </w:r>
      <w:r w:rsidR="00095965" w:rsidRPr="00095965">
        <w:rPr>
          <w:rFonts w:ascii="Courier New" w:hAnsi="Courier New" w:cs="Courier New"/>
        </w:rPr>
        <w:t xml:space="preserve">etatsPrecedents, </w:t>
      </w:r>
      <w:r w:rsidR="00095965">
        <w:rPr>
          <w:rFonts w:ascii="Courier New" w:hAnsi="Courier New" w:cs="Courier New"/>
        </w:rPr>
        <w:t>struct.</w:t>
      </w:r>
      <w:r w:rsidR="00095965" w:rsidRPr="00095965">
        <w:rPr>
          <w:rFonts w:ascii="Courier New" w:hAnsi="Courier New" w:cs="Courier New"/>
        </w:rPr>
        <w:t xml:space="preserve">assimilations, </w:t>
      </w:r>
      <w:r w:rsidR="00095965">
        <w:rPr>
          <w:rFonts w:ascii="Courier New" w:hAnsi="Courier New" w:cs="Courier New"/>
        </w:rPr>
        <w:t>struct.</w:t>
      </w:r>
      <w:r w:rsidR="00095965" w:rsidRPr="00095965">
        <w:rPr>
          <w:rFonts w:ascii="Courier New" w:hAnsi="Courier New" w:cs="Courier New"/>
        </w:rPr>
        <w:t>stations</w:t>
      </w:r>
      <w:r w:rsidRPr="00095965">
        <w:rPr>
          <w:rFonts w:ascii="Courier New" w:hAnsi="Courier New" w:cs="Courier New"/>
          <w:b/>
          <w:bCs/>
        </w:rPr>
        <w:t>)</w:t>
      </w:r>
      <w:r w:rsidRPr="00210069">
        <w:rPr>
          <w:rFonts w:ascii="Courier New" w:hAnsi="Courier New" w:cs="Courier New"/>
        </w:rPr>
        <w:t>;</w:t>
      </w:r>
    </w:p>
    <w:p w14:paraId="77F06644" w14:textId="77777777" w:rsidR="00095965" w:rsidRDefault="00095965" w:rsidP="00210069">
      <w:pPr>
        <w:spacing w:after="0" w:line="240" w:lineRule="auto"/>
        <w:rPr>
          <w:rFonts w:ascii="Courier New" w:hAnsi="Courier New" w:cs="Courier New"/>
        </w:rPr>
      </w:pPr>
    </w:p>
    <w:p w14:paraId="21DEBDA8" w14:textId="5F18A8AE" w:rsidR="00095965" w:rsidRPr="00095965" w:rsidRDefault="00095965" w:rsidP="00210069">
      <w:pPr>
        <w:spacing w:after="0" w:line="240" w:lineRule="auto"/>
        <w:rPr>
          <w:rFonts w:cs="Courier New"/>
        </w:rPr>
      </w:pPr>
      <w:r w:rsidRPr="00095965">
        <w:rPr>
          <w:rFonts w:cs="Courier New"/>
        </w:rPr>
        <w:t xml:space="preserve">After running this </w:t>
      </w:r>
      <w:r>
        <w:rPr>
          <w:rFonts w:cs="Courier New"/>
        </w:rPr>
        <w:t xml:space="preserve">function, all of the outputs will be placed in the variables provided in the left side of the function. </w:t>
      </w:r>
    </w:p>
    <w:p w14:paraId="2F99BE90" w14:textId="77777777" w:rsidR="00433907" w:rsidRDefault="00433907" w:rsidP="0014584A">
      <w:pPr>
        <w:rPr>
          <w:lang w:val="en-US"/>
        </w:rPr>
      </w:pPr>
    </w:p>
    <w:p w14:paraId="15BE7A25" w14:textId="1755AAD6" w:rsidR="00D87897" w:rsidRDefault="00D87897" w:rsidP="00EE14E7">
      <w:pPr>
        <w:pStyle w:val="Heading1"/>
        <w:rPr>
          <w:lang w:val="en-US"/>
        </w:rPr>
      </w:pPr>
      <w:bookmarkStart w:id="11" w:name="_Toc193094142"/>
      <w:r>
        <w:rPr>
          <w:lang w:val="en-US"/>
        </w:rPr>
        <w:t>Logging to .log file</w:t>
      </w:r>
      <w:bookmarkEnd w:id="11"/>
    </w:p>
    <w:p w14:paraId="08386B8D" w14:textId="558F52AC" w:rsidR="00D87897" w:rsidRDefault="0055552F" w:rsidP="0014584A">
      <w:pPr>
        <w:rPr>
          <w:lang w:val="en-US"/>
        </w:rPr>
      </w:pPr>
      <w:r>
        <w:rPr>
          <w:lang w:val="en-US"/>
        </w:rPr>
        <w:t xml:space="preserve">A custom logger (log.h) was written to log data to a .log file during testing. This feature is useful for quick testing and ensuring expected functionality. It has various logging levels that can be used to print out the desired type of information. </w:t>
      </w:r>
    </w:p>
    <w:p w14:paraId="2D510D55" w14:textId="77777777" w:rsidR="0055552F" w:rsidRPr="0055552F" w:rsidRDefault="0055552F" w:rsidP="0055552F">
      <w:r w:rsidRPr="0055552F">
        <w:t>enum TLogLevel {logERROR, logWARNING, logINFO, logDEBUG, logDEBUG1, logDEBUG2, logDEBUG3, logDEBUG4};</w:t>
      </w:r>
    </w:p>
    <w:p w14:paraId="45FE76F1" w14:textId="766366E0" w:rsidR="0055552F" w:rsidRPr="0055552F" w:rsidRDefault="0055552F" w:rsidP="0014584A">
      <w:r>
        <w:t>The logLevel is specified within the cequeauQuantiteMex.cpp file:</w:t>
      </w:r>
      <w:r>
        <w:br/>
      </w:r>
      <w:r w:rsidRPr="0055552F">
        <w:t>FILELog::ReportingLevel() = logINFO;</w:t>
      </w:r>
      <w:r>
        <w:t xml:space="preserve"> // or logWarning, logError, logDebug, etc…</w:t>
      </w:r>
    </w:p>
    <w:p w14:paraId="6D1AA15A" w14:textId="77777777" w:rsidR="00D87897" w:rsidRDefault="00D87897" w:rsidP="0014584A">
      <w:pPr>
        <w:rPr>
          <w:lang w:val="en-US"/>
        </w:rPr>
      </w:pPr>
    </w:p>
    <w:p w14:paraId="21980C82" w14:textId="77777777" w:rsidR="00221CCC" w:rsidRDefault="00221CCC" w:rsidP="0014584A">
      <w:pPr>
        <w:rPr>
          <w:lang w:val="en-US"/>
        </w:rPr>
      </w:pPr>
    </w:p>
    <w:p w14:paraId="53D29714" w14:textId="77777777" w:rsidR="00221CCC" w:rsidRDefault="00221CCC" w:rsidP="0014584A">
      <w:pPr>
        <w:rPr>
          <w:lang w:val="en-US"/>
        </w:rPr>
      </w:pPr>
    </w:p>
    <w:p w14:paraId="3B49D396" w14:textId="77777777" w:rsidR="00221CCC" w:rsidRDefault="00221CCC" w:rsidP="0014584A">
      <w:pPr>
        <w:rPr>
          <w:lang w:val="en-US"/>
        </w:rPr>
      </w:pPr>
    </w:p>
    <w:p w14:paraId="037C0DF6" w14:textId="77777777" w:rsidR="00EE14E7" w:rsidRDefault="00EE14E7">
      <w:pPr>
        <w:rPr>
          <w:rFonts w:asciiTheme="majorHAnsi" w:eastAsiaTheme="majorEastAsia" w:hAnsiTheme="majorHAnsi" w:cstheme="majorBidi"/>
          <w:color w:val="0F4761" w:themeColor="accent1" w:themeShade="BF"/>
          <w:sz w:val="40"/>
          <w:szCs w:val="40"/>
          <w:lang w:val="en-US"/>
        </w:rPr>
      </w:pPr>
      <w:r>
        <w:rPr>
          <w:lang w:val="en-US"/>
        </w:rPr>
        <w:br w:type="page"/>
      </w:r>
    </w:p>
    <w:p w14:paraId="42C7973A" w14:textId="196CF191" w:rsidR="00D87897" w:rsidRDefault="00D87897" w:rsidP="00EE14E7">
      <w:pPr>
        <w:pStyle w:val="Heading1"/>
        <w:rPr>
          <w:lang w:val="en-US"/>
        </w:rPr>
      </w:pPr>
      <w:bookmarkStart w:id="12" w:name="_Toc193094143"/>
      <w:r>
        <w:rPr>
          <w:lang w:val="en-US"/>
        </w:rPr>
        <w:lastRenderedPageBreak/>
        <w:t>Debugging</w:t>
      </w:r>
      <w:bookmarkEnd w:id="12"/>
    </w:p>
    <w:p w14:paraId="18790EA9" w14:textId="1079AF8C" w:rsidR="009A5DFA" w:rsidRDefault="0055552F" w:rsidP="0014584A">
      <w:pPr>
        <w:rPr>
          <w:lang w:val="en-US"/>
        </w:rPr>
      </w:pPr>
      <w:r>
        <w:rPr>
          <w:lang w:val="en-US"/>
        </w:rPr>
        <w:t>The most convenient way to debug a mex program is using Visual Studio, by attaching the process</w:t>
      </w:r>
      <w:r w:rsidR="007F70D4">
        <w:rPr>
          <w:lang w:val="en-US"/>
        </w:rPr>
        <w:t xml:space="preserve"> to </w:t>
      </w:r>
      <w:r>
        <w:rPr>
          <w:lang w:val="en-US"/>
        </w:rPr>
        <w:t xml:space="preserve">the running matlab instance. </w:t>
      </w:r>
    </w:p>
    <w:p w14:paraId="21505A1C" w14:textId="3DD6DDFA" w:rsidR="009A5DFA" w:rsidRDefault="009A5DFA" w:rsidP="009A5DFA">
      <w:pPr>
        <w:pStyle w:val="ListParagraph"/>
        <w:numPr>
          <w:ilvl w:val="0"/>
          <w:numId w:val="3"/>
        </w:numPr>
        <w:rPr>
          <w:lang w:val="en-US"/>
        </w:rPr>
      </w:pPr>
      <w:r>
        <w:rPr>
          <w:lang w:val="en-US"/>
        </w:rPr>
        <w:t>Compile the Mex function with debug enabled</w:t>
      </w:r>
    </w:p>
    <w:p w14:paraId="49A04F7A" w14:textId="5A0EC6B0" w:rsidR="009A5DFA" w:rsidRDefault="009A5DFA" w:rsidP="00BF73B2">
      <w:pPr>
        <w:ind w:left="720"/>
        <w:rPr>
          <w:lang w:val="en-US"/>
        </w:rPr>
      </w:pPr>
      <w:r>
        <w:rPr>
          <w:lang w:val="en-US"/>
        </w:rPr>
        <w:t>Within the appropriate script to compile, set debug to true. After compilation, there should be a .pdb file alongside the .mex file.</w:t>
      </w:r>
    </w:p>
    <w:p w14:paraId="30F25CCC" w14:textId="0D8BA423" w:rsidR="009A5DFA" w:rsidRDefault="00BF73B2" w:rsidP="009A5DFA">
      <w:pPr>
        <w:pStyle w:val="ListParagraph"/>
        <w:numPr>
          <w:ilvl w:val="0"/>
          <w:numId w:val="3"/>
        </w:numPr>
        <w:rPr>
          <w:lang w:val="en-US"/>
        </w:rPr>
      </w:pPr>
      <w:r>
        <w:rPr>
          <w:noProof/>
          <w:lang w:val="en-US"/>
        </w:rPr>
        <mc:AlternateContent>
          <mc:Choice Requires="wpg">
            <w:drawing>
              <wp:anchor distT="0" distB="0" distL="114300" distR="114300" simplePos="0" relativeHeight="251654144" behindDoc="0" locked="0" layoutInCell="1" allowOverlap="1" wp14:anchorId="3A56092B" wp14:editId="19CC5981">
                <wp:simplePos x="0" y="0"/>
                <wp:positionH relativeFrom="margin">
                  <wp:align>center</wp:align>
                </wp:positionH>
                <wp:positionV relativeFrom="paragraph">
                  <wp:posOffset>289560</wp:posOffset>
                </wp:positionV>
                <wp:extent cx="5943600" cy="3121660"/>
                <wp:effectExtent l="0" t="0" r="0" b="2540"/>
                <wp:wrapTopAndBottom/>
                <wp:docPr id="1323608668" name="Group 4"/>
                <wp:cNvGraphicFramePr/>
                <a:graphic xmlns:a="http://schemas.openxmlformats.org/drawingml/2006/main">
                  <a:graphicData uri="http://schemas.microsoft.com/office/word/2010/wordprocessingGroup">
                    <wpg:wgp>
                      <wpg:cNvGrpSpPr/>
                      <wpg:grpSpPr>
                        <a:xfrm>
                          <a:off x="0" y="0"/>
                          <a:ext cx="5943600" cy="3121660"/>
                          <a:chOff x="94129" y="210671"/>
                          <a:chExt cx="5943600" cy="3121660"/>
                        </a:xfrm>
                      </wpg:grpSpPr>
                      <pic:pic xmlns:pic="http://schemas.openxmlformats.org/drawingml/2006/picture">
                        <pic:nvPicPr>
                          <pic:cNvPr id="79338683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4129" y="210671"/>
                            <a:ext cx="5943600" cy="3121660"/>
                          </a:xfrm>
                          <a:prstGeom prst="rect">
                            <a:avLst/>
                          </a:prstGeom>
                        </pic:spPr>
                      </pic:pic>
                      <wps:wsp>
                        <wps:cNvPr id="1540844361" name="Rectangle 1"/>
                        <wps:cNvSpPr/>
                        <wps:spPr>
                          <a:xfrm>
                            <a:off x="4259356" y="2736476"/>
                            <a:ext cx="1008529" cy="26894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5971FC" id="Group 4" o:spid="_x0000_s1026" style="position:absolute;margin-left:0;margin-top:22.8pt;width:468pt;height:245.8pt;z-index:251654144;mso-position-horizontal:center;mso-position-horizontal-relative:margin" coordorigin="941,2106" coordsize="59436,3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">
                <v:shape id="Picture 1" o:spid="_x0000_s1027" type="#_x0000_t75" style="position:absolute;left:941;top:2106;width:59436;height:3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">
                  <v:imagedata r:id="rId16" o:title=""/>
                </v:shape>
                <v:rect id="Rectangle 1" o:spid="_x0000_s1028" style="position:absolute;left:42593;top:27364;width:10085;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" filled="f" strokecolor="red" strokeweight="2.25pt"/>
                <w10:wrap type="topAndBottom" anchorx="margin"/>
              </v:group>
            </w:pict>
          </mc:Fallback>
        </mc:AlternateContent>
      </w:r>
      <w:r w:rsidR="009A5DFA">
        <w:rPr>
          <w:lang w:val="en-US"/>
        </w:rPr>
        <w:t>Open visual studio and continue without code</w:t>
      </w:r>
    </w:p>
    <w:p w14:paraId="73040AC7" w14:textId="73A14973" w:rsidR="00BF73B2" w:rsidRPr="00BF73B2" w:rsidRDefault="00BF73B2" w:rsidP="00BF73B2">
      <w:pPr>
        <w:rPr>
          <w:lang w:val="en-US"/>
        </w:rPr>
      </w:pPr>
    </w:p>
    <w:p w14:paraId="3ED0E676" w14:textId="1D311804" w:rsidR="009A5DFA" w:rsidRDefault="00BF73B2" w:rsidP="009A5DFA">
      <w:pPr>
        <w:pStyle w:val="ListParagraph"/>
        <w:numPr>
          <w:ilvl w:val="0"/>
          <w:numId w:val="3"/>
        </w:numPr>
        <w:rPr>
          <w:lang w:val="en-US"/>
        </w:rPr>
      </w:pPr>
      <w:r>
        <w:rPr>
          <w:noProof/>
          <w:lang w:val="en-US"/>
        </w:rPr>
        <mc:AlternateContent>
          <mc:Choice Requires="wpg">
            <w:drawing>
              <wp:anchor distT="0" distB="0" distL="114300" distR="114300" simplePos="0" relativeHeight="251656192" behindDoc="0" locked="0" layoutInCell="1" allowOverlap="1" wp14:anchorId="7B74A39E" wp14:editId="4F925D1D">
                <wp:simplePos x="0" y="0"/>
                <wp:positionH relativeFrom="margin">
                  <wp:align>center</wp:align>
                </wp:positionH>
                <wp:positionV relativeFrom="paragraph">
                  <wp:posOffset>329192</wp:posOffset>
                </wp:positionV>
                <wp:extent cx="5943600" cy="625475"/>
                <wp:effectExtent l="0" t="0" r="0" b="3175"/>
                <wp:wrapTopAndBottom/>
                <wp:docPr id="180844125" name="Group 3"/>
                <wp:cNvGraphicFramePr/>
                <a:graphic xmlns:a="http://schemas.openxmlformats.org/drawingml/2006/main">
                  <a:graphicData uri="http://schemas.microsoft.com/office/word/2010/wordprocessingGroup">
                    <wpg:wgp>
                      <wpg:cNvGrpSpPr/>
                      <wpg:grpSpPr>
                        <a:xfrm>
                          <a:off x="0" y="0"/>
                          <a:ext cx="5943600" cy="625475"/>
                          <a:chOff x="0" y="0"/>
                          <a:chExt cx="5943600" cy="625475"/>
                        </a:xfrm>
                      </wpg:grpSpPr>
                      <pic:pic xmlns:pic="http://schemas.openxmlformats.org/drawingml/2006/picture">
                        <pic:nvPicPr>
                          <pic:cNvPr id="1039557917"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wps:wsp>
                        <wps:cNvPr id="1236563270" name="Rectangle 2"/>
                        <wps:cNvSpPr/>
                        <wps:spPr>
                          <a:xfrm>
                            <a:off x="3367368" y="234203"/>
                            <a:ext cx="828115" cy="22411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452055" id="Group 3" o:spid="_x0000_s1026" style="position:absolute;margin-left:0;margin-top:25.9pt;width:468pt;height:49.25pt;z-index:251656192;mso-position-horizontal:center;mso-position-horizontal-relative:margin" coordsize="59436,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">
                <v:shape id="Picture 1" o:spid="_x0000_s1027" type="#_x0000_t75" style="position:absolute;width:59436;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">
                  <v:imagedata r:id="rId18" o:title=""/>
                </v:shape>
                <v:rect id="Rectangle 2" o:spid="_x0000_s1028" style="position:absolute;left:33673;top:2342;width:8281;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" filled="f" strokecolor="red" strokeweight="2.25pt"/>
                <w10:wrap type="topAndBottom" anchorx="margin"/>
              </v:group>
            </w:pict>
          </mc:Fallback>
        </mc:AlternateContent>
      </w:r>
      <w:r w:rsidR="009A5DFA">
        <w:rPr>
          <w:lang w:val="en-US"/>
        </w:rPr>
        <w:t>Click the attach</w:t>
      </w:r>
      <m:oMath>
        <m:r>
          <w:rPr>
            <w:rFonts w:ascii="Cambria Math" w:hAnsi="Cambria Math"/>
            <w:lang w:val="en-US"/>
          </w:rPr>
          <m:t xml:space="preserve"> </m:t>
        </m:r>
      </m:oMath>
      <w:r w:rsidR="009A5DFA">
        <w:rPr>
          <w:lang w:val="en-US"/>
        </w:rPr>
        <w:t xml:space="preserve"> button in the top toolbar</w:t>
      </w:r>
    </w:p>
    <w:p w14:paraId="622E1987" w14:textId="1E65E3A0" w:rsidR="00BF73B2" w:rsidRPr="00BF73B2" w:rsidRDefault="00BF73B2">
      <w:pPr>
        <w:rPr>
          <w:lang w:val="en-US"/>
        </w:rPr>
        <w:pPrChange w:id="13" w:author="Suraj Patel" w:date="2025-03-16T20:04:00Z" w16du:dateUtc="2025-03-17T00:04:00Z">
          <w:pPr>
            <w:ind w:left="360"/>
            <w:jc w:val="center"/>
          </w:pPr>
        </w:pPrChange>
      </w:pPr>
    </w:p>
    <w:p w14:paraId="647E319E" w14:textId="56CA214C" w:rsidR="009A5DFA" w:rsidRDefault="009A5DFA" w:rsidP="009A5DFA">
      <w:pPr>
        <w:pStyle w:val="ListParagraph"/>
        <w:numPr>
          <w:ilvl w:val="0"/>
          <w:numId w:val="3"/>
        </w:numPr>
        <w:rPr>
          <w:lang w:val="en-US"/>
        </w:rPr>
      </w:pPr>
      <w:r>
        <w:rPr>
          <w:lang w:val="en-US"/>
        </w:rPr>
        <w:t xml:space="preserve">Find and attach to the Matlab process. You can use the filtering textbox for quick retrieval. </w:t>
      </w:r>
    </w:p>
    <w:p w14:paraId="5E415A51" w14:textId="3A37A25C" w:rsidR="00BF73B2" w:rsidRPr="00BF73B2" w:rsidRDefault="00032256">
      <w:pPr>
        <w:jc w:val="center"/>
        <w:rPr>
          <w:lang w:val="en-US"/>
        </w:rPr>
        <w:pPrChange w:id="14" w:author="Suraj Patel" w:date="2025-03-16T20:10:00Z" w16du:dateUtc="2025-03-17T00:10:00Z">
          <w:pPr/>
        </w:pPrChange>
      </w:pPr>
      <w:r>
        <w:rPr>
          <w:noProof/>
          <w:lang w:val="en-US"/>
        </w:rPr>
        <w:lastRenderedPageBreak/>
        <mc:AlternateContent>
          <mc:Choice Requires="wpg">
            <w:drawing>
              <wp:anchor distT="0" distB="0" distL="114300" distR="114300" simplePos="0" relativeHeight="251659264" behindDoc="0" locked="0" layoutInCell="1" allowOverlap="1" wp14:anchorId="035C8775" wp14:editId="285E1930">
                <wp:simplePos x="0" y="0"/>
                <wp:positionH relativeFrom="column">
                  <wp:posOffset>1286435</wp:posOffset>
                </wp:positionH>
                <wp:positionV relativeFrom="paragraph">
                  <wp:posOffset>0</wp:posOffset>
                </wp:positionV>
                <wp:extent cx="3366135" cy="2006600"/>
                <wp:effectExtent l="0" t="0" r="5715" b="0"/>
                <wp:wrapTopAndBottom/>
                <wp:docPr id="980533378" name="Group 6"/>
                <wp:cNvGraphicFramePr/>
                <a:graphic xmlns:a="http://schemas.openxmlformats.org/drawingml/2006/main">
                  <a:graphicData uri="http://schemas.microsoft.com/office/word/2010/wordprocessingGroup">
                    <wpg:wgp>
                      <wpg:cNvGrpSpPr/>
                      <wpg:grpSpPr>
                        <a:xfrm>
                          <a:off x="0" y="0"/>
                          <a:ext cx="3366135" cy="2006600"/>
                          <a:chOff x="0" y="0"/>
                          <a:chExt cx="3366135" cy="2006600"/>
                        </a:xfrm>
                      </wpg:grpSpPr>
                      <pic:pic xmlns:pic="http://schemas.openxmlformats.org/drawingml/2006/picture">
                        <pic:nvPicPr>
                          <pic:cNvPr id="502899629"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135" cy="2006600"/>
                          </a:xfrm>
                          <a:prstGeom prst="rect">
                            <a:avLst/>
                          </a:prstGeom>
                        </pic:spPr>
                      </pic:pic>
                      <wps:wsp>
                        <wps:cNvPr id="412136355" name="Rectangle 5"/>
                        <wps:cNvSpPr/>
                        <wps:spPr>
                          <a:xfrm>
                            <a:off x="2429436" y="340659"/>
                            <a:ext cx="82027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BB6462" id="Group 6" o:spid="_x0000_s1026" style="position:absolute;margin-left:101.3pt;margin-top:0;width:265.05pt;height:158pt;z-index:251659264" coordsize="33661,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">
                <v:shape id="Picture 1" o:spid="_x0000_s1027" type="#_x0000_t75" style="position:absolute;width:33661;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">
                  <v:imagedata r:id="rId20" o:title=""/>
                </v:shape>
                <v:rect id="Rectangle 5" o:spid="_x0000_s1028" style="position:absolute;left:24294;top:3406;width:820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" filled="f" strokecolor="red" strokeweight="1pt"/>
                <w10:wrap type="topAndBottom"/>
              </v:group>
            </w:pict>
          </mc:Fallback>
        </mc:AlternateContent>
      </w:r>
    </w:p>
    <w:p w14:paraId="78FDC8F1" w14:textId="7414764B" w:rsidR="009A5DFA" w:rsidRDefault="0061143D" w:rsidP="009A5DFA">
      <w:pPr>
        <w:pStyle w:val="ListParagraph"/>
        <w:numPr>
          <w:ilvl w:val="0"/>
          <w:numId w:val="3"/>
        </w:numPr>
        <w:rPr>
          <w:ins w:id="15" w:author="Suraj Patel" w:date="2025-03-16T20:13:00Z" w16du:dateUtc="2025-03-17T00:13:00Z"/>
          <w:lang w:val="en-US"/>
        </w:rPr>
      </w:pPr>
      <w:r w:rsidRPr="0061143D">
        <w:rPr>
          <w:noProof/>
          <w:lang w:val="en-US"/>
        </w:rPr>
        <w:drawing>
          <wp:anchor distT="0" distB="0" distL="114300" distR="114300" simplePos="0" relativeHeight="251660288" behindDoc="0" locked="0" layoutInCell="1" allowOverlap="1" wp14:anchorId="50D730BB" wp14:editId="6ABED382">
            <wp:simplePos x="0" y="0"/>
            <wp:positionH relativeFrom="margin">
              <wp:align>center</wp:align>
            </wp:positionH>
            <wp:positionV relativeFrom="paragraph">
              <wp:posOffset>504041</wp:posOffset>
            </wp:positionV>
            <wp:extent cx="5943600" cy="1158875"/>
            <wp:effectExtent l="0" t="0" r="0" b="3175"/>
            <wp:wrapTopAndBottom/>
            <wp:docPr id="78966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3292"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anchor>
        </w:drawing>
      </w:r>
      <w:r w:rsidR="009A5DFA">
        <w:rPr>
          <w:lang w:val="en-US"/>
        </w:rPr>
        <w:t xml:space="preserve">Open the source file cequeauQuantiteMex.cpp. Go to File </w:t>
      </w:r>
      <m:oMath>
        <m:r>
          <w:rPr>
            <w:rFonts w:ascii="Cambria Math" w:hAnsi="Cambria Math"/>
            <w:lang w:val="en-US"/>
          </w:rPr>
          <m:t>→</m:t>
        </m:r>
      </m:oMath>
      <w:r w:rsidR="009A5DFA">
        <w:rPr>
          <w:lang w:val="en-US"/>
        </w:rPr>
        <w:t xml:space="preserve"> Open </w:t>
      </w:r>
      <m:oMath>
        <m:r>
          <w:rPr>
            <w:rFonts w:ascii="Cambria Math" w:hAnsi="Cambria Math"/>
            <w:lang w:val="en-US"/>
          </w:rPr>
          <m:t>→</m:t>
        </m:r>
      </m:oMath>
      <w:r w:rsidR="009A5DFA">
        <w:rPr>
          <w:lang w:val="en-US"/>
        </w:rPr>
        <w:t xml:space="preserve"> File, and locate the file that was compiled in the Matlab workspace.</w:t>
      </w:r>
    </w:p>
    <w:p w14:paraId="0E13FF5D" w14:textId="6A9F15CE" w:rsidR="00032256" w:rsidRPr="00032256" w:rsidRDefault="00032256">
      <w:pPr>
        <w:pStyle w:val="ListParagraph"/>
        <w:rPr>
          <w:ins w:id="16" w:author="Suraj Patel" w:date="2025-03-16T20:13:00Z" w16du:dateUtc="2025-03-17T00:13:00Z"/>
          <w:lang w:val="en-US"/>
        </w:rPr>
        <w:pPrChange w:id="17" w:author="Suraj Patel" w:date="2025-03-16T20:13:00Z" w16du:dateUtc="2025-03-17T00:13:00Z">
          <w:pPr>
            <w:pStyle w:val="ListParagraph"/>
            <w:numPr>
              <w:numId w:val="3"/>
            </w:numPr>
            <w:ind w:hanging="360"/>
          </w:pPr>
        </w:pPrChange>
      </w:pPr>
    </w:p>
    <w:p w14:paraId="106B7ADB" w14:textId="1A0DA16A" w:rsidR="000928A9" w:rsidRPr="000928A9" w:rsidRDefault="009A5DFA" w:rsidP="000928A9">
      <w:pPr>
        <w:pStyle w:val="ListParagraph"/>
        <w:numPr>
          <w:ilvl w:val="0"/>
          <w:numId w:val="3"/>
        </w:numPr>
        <w:rPr>
          <w:lang w:val="en-US"/>
        </w:rPr>
      </w:pPr>
      <w:r w:rsidRPr="0061143D">
        <w:rPr>
          <w:lang w:val="en-US"/>
        </w:rPr>
        <w:t xml:space="preserve">Set a breakpoint at the entry point, mexFunction(). Right click on the line, breatkpoint </w:t>
      </w:r>
      <m:oMath>
        <m:r>
          <w:rPr>
            <w:rFonts w:ascii="Cambria Math" w:hAnsi="Cambria Math"/>
            <w:lang w:val="en-US"/>
          </w:rPr>
          <m:t>→</m:t>
        </m:r>
      </m:oMath>
      <w:r w:rsidRPr="0061143D">
        <w:rPr>
          <w:lang w:val="en-US"/>
        </w:rPr>
        <w:t xml:space="preserve"> insert breakpoint.</w:t>
      </w:r>
    </w:p>
    <w:p w14:paraId="17054F13" w14:textId="48A4D31E" w:rsidR="009A5DFA" w:rsidRDefault="009A5DFA" w:rsidP="009A5DFA">
      <w:pPr>
        <w:pStyle w:val="ListParagraph"/>
        <w:numPr>
          <w:ilvl w:val="0"/>
          <w:numId w:val="3"/>
        </w:numPr>
        <w:rPr>
          <w:lang w:val="en-US"/>
        </w:rPr>
      </w:pPr>
      <w:r>
        <w:rPr>
          <w:lang w:val="en-US"/>
        </w:rPr>
        <w:t>Now go back to matlab, and run the function.</w:t>
      </w:r>
    </w:p>
    <w:p w14:paraId="3D2E4322" w14:textId="0B6E58C1" w:rsidR="000D782D" w:rsidRDefault="000D782D" w:rsidP="009A5DFA">
      <w:pPr>
        <w:pStyle w:val="ListParagraph"/>
        <w:numPr>
          <w:ilvl w:val="0"/>
          <w:numId w:val="3"/>
        </w:numPr>
        <w:rPr>
          <w:lang w:val="en-US"/>
        </w:rPr>
      </w:pPr>
      <w:r>
        <w:rPr>
          <w:lang w:val="en-US"/>
        </w:rPr>
        <w:t xml:space="preserve">Visual Studio should display </w:t>
      </w:r>
      <w:r w:rsidR="000928A9">
        <w:rPr>
          <w:lang w:val="en-US"/>
        </w:rPr>
        <w:t>the function blocked at the breakpoint.</w:t>
      </w:r>
    </w:p>
    <w:p w14:paraId="0F774BF4" w14:textId="68CCCD84" w:rsidR="000928A9" w:rsidRDefault="00126C4A" w:rsidP="009A5DFA">
      <w:pPr>
        <w:pStyle w:val="ListParagraph"/>
        <w:numPr>
          <w:ilvl w:val="0"/>
          <w:numId w:val="3"/>
        </w:numPr>
        <w:rPr>
          <w:lang w:val="en-US"/>
        </w:rPr>
      </w:pPr>
      <w:r>
        <w:rPr>
          <w:noProof/>
          <w:lang w:val="en-US"/>
        </w:rPr>
        <mc:AlternateContent>
          <mc:Choice Requires="wpg">
            <w:drawing>
              <wp:anchor distT="0" distB="0" distL="114300" distR="114300" simplePos="0" relativeHeight="251662336" behindDoc="0" locked="0" layoutInCell="1" allowOverlap="1" wp14:anchorId="13F52549" wp14:editId="35C515B1">
                <wp:simplePos x="0" y="0"/>
                <wp:positionH relativeFrom="column">
                  <wp:posOffset>0</wp:posOffset>
                </wp:positionH>
                <wp:positionV relativeFrom="paragraph">
                  <wp:posOffset>284331</wp:posOffset>
                </wp:positionV>
                <wp:extent cx="5943600" cy="2419985"/>
                <wp:effectExtent l="0" t="0" r="0" b="0"/>
                <wp:wrapTopAndBottom/>
                <wp:docPr id="885484757" name="Group 8"/>
                <wp:cNvGraphicFramePr/>
                <a:graphic xmlns:a="http://schemas.openxmlformats.org/drawingml/2006/main">
                  <a:graphicData uri="http://schemas.microsoft.com/office/word/2010/wordprocessingGroup">
                    <wpg:wgp>
                      <wpg:cNvGrpSpPr/>
                      <wpg:grpSpPr>
                        <a:xfrm>
                          <a:off x="0" y="0"/>
                          <a:ext cx="5943600" cy="2419985"/>
                          <a:chOff x="0" y="0"/>
                          <a:chExt cx="5943600" cy="2419985"/>
                        </a:xfrm>
                      </wpg:grpSpPr>
                      <pic:pic xmlns:pic="http://schemas.openxmlformats.org/drawingml/2006/picture">
                        <pic:nvPicPr>
                          <pic:cNvPr id="52474579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wps:wsp>
                        <wps:cNvPr id="1528447208" name="Rectangle 7"/>
                        <wps:cNvSpPr/>
                        <wps:spPr>
                          <a:xfrm>
                            <a:off x="180415" y="2058520"/>
                            <a:ext cx="1259541" cy="17481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007866" id="Group 8" o:spid="_x0000_s1026" style="position:absolute;margin-left:0;margin-top:22.4pt;width:468pt;height:190.55pt;z-index:251662336" coordsize="59436,2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">
                <v:shape id="Picture 1" o:spid="_x0000_s1027" type="#_x0000_t75" style="position:absolute;width:59436;height:2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">
                  <v:imagedata r:id="rId23" o:title=""/>
                </v:shape>
                <v:rect id="Rectangle 7" o:spid="_x0000_s1028" style="position:absolute;left:1804;top:20585;width:12595;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" filled="f" strokecolor="red" strokeweight="2.25pt"/>
                <w10:wrap type="topAndBottom"/>
              </v:group>
            </w:pict>
          </mc:Fallback>
        </mc:AlternateContent>
      </w:r>
      <w:r w:rsidR="000928A9">
        <w:rPr>
          <w:lang w:val="en-US"/>
        </w:rPr>
        <w:t>Disable Access Violations from the exception settings from the bottom bar.</w:t>
      </w:r>
    </w:p>
    <w:p w14:paraId="26F0BBCF" w14:textId="2624E331" w:rsidR="000928A9" w:rsidRPr="000928A9" w:rsidRDefault="000928A9" w:rsidP="000928A9">
      <w:pPr>
        <w:rPr>
          <w:lang w:val="en-US"/>
        </w:rPr>
      </w:pPr>
    </w:p>
    <w:p w14:paraId="5758A94C" w14:textId="49F88E10" w:rsidR="00D87897" w:rsidRPr="000928A9" w:rsidRDefault="000928A9" w:rsidP="000928A9">
      <w:pPr>
        <w:pStyle w:val="ListParagraph"/>
        <w:numPr>
          <w:ilvl w:val="0"/>
          <w:numId w:val="3"/>
        </w:numPr>
        <w:rPr>
          <w:lang w:val="en-US"/>
        </w:rPr>
      </w:pPr>
      <w:r>
        <w:rPr>
          <w:lang w:val="en-US"/>
        </w:rPr>
        <w:t>The program can now be debugged like any other C++ program, using “Step Into”, “Step Over”, “Continue”, etc.</w:t>
      </w:r>
    </w:p>
    <w:p w14:paraId="2B50937A" w14:textId="2C327269" w:rsidR="00D87897" w:rsidRDefault="00722514" w:rsidP="00EE14E7">
      <w:pPr>
        <w:pStyle w:val="Heading1"/>
        <w:rPr>
          <w:lang w:val="en-US"/>
        </w:rPr>
      </w:pPr>
      <w:bookmarkStart w:id="18" w:name="_Toc193094144"/>
      <w:r>
        <w:rPr>
          <w:lang w:val="en-US"/>
        </w:rPr>
        <w:lastRenderedPageBreak/>
        <w:t>Testing Matlab and Octave</w:t>
      </w:r>
      <w:bookmarkEnd w:id="18"/>
    </w:p>
    <w:p w14:paraId="1C91369A" w14:textId="5E3A0D62" w:rsidR="007C0531" w:rsidRDefault="0009531B" w:rsidP="00D37208">
      <w:pPr>
        <w:jc w:val="both"/>
        <w:rPr>
          <w:lang w:val="en-US"/>
        </w:rPr>
      </w:pPr>
      <w:r>
        <w:rPr>
          <w:lang w:val="en-US"/>
        </w:rPr>
        <w:t>Cequeau v5.0.0 added support for Octave</w:t>
      </w:r>
      <w:r w:rsidR="00DE5F8D">
        <w:rPr>
          <w:lang w:val="en-US"/>
        </w:rPr>
        <w:t>.</w:t>
      </w:r>
      <w:r>
        <w:rPr>
          <w:lang w:val="en-US"/>
        </w:rPr>
        <w:t xml:space="preserve"> </w:t>
      </w:r>
      <w:r w:rsidR="00D37208">
        <w:rPr>
          <w:lang w:val="en-US"/>
        </w:rPr>
        <w:t xml:space="preserve">To validate the octave compiled version, test run files were created to ensure the Octave version produced the same output as the Matlab version. </w:t>
      </w:r>
      <w:r>
        <w:rPr>
          <w:lang w:val="en-US"/>
        </w:rPr>
        <w:t xml:space="preserve">The Matlab and Octave versions are </w:t>
      </w:r>
      <w:r w:rsidR="00174FAB">
        <w:rPr>
          <w:lang w:val="en-US"/>
        </w:rPr>
        <w:t>tested</w:t>
      </w:r>
      <w:r>
        <w:rPr>
          <w:lang w:val="en-US"/>
        </w:rPr>
        <w:t xml:space="preserve"> with the same </w:t>
      </w:r>
      <w:r w:rsidR="00FC3482">
        <w:rPr>
          <w:lang w:val="en-US"/>
        </w:rPr>
        <w:t>inputs</w:t>
      </w:r>
      <w:r>
        <w:rPr>
          <w:lang w:val="en-US"/>
        </w:rPr>
        <w:t>, and</w:t>
      </w:r>
      <w:r w:rsidR="00174FAB">
        <w:rPr>
          <w:lang w:val="en-US"/>
        </w:rPr>
        <w:t xml:space="preserve"> </w:t>
      </w:r>
      <w:r>
        <w:rPr>
          <w:lang w:val="en-US"/>
        </w:rPr>
        <w:t xml:space="preserve">the outputs are compared to ensure there are no differences. </w:t>
      </w:r>
    </w:p>
    <w:p w14:paraId="727E55FE" w14:textId="0D83D2CB" w:rsidR="00F94FF8" w:rsidRDefault="00F94FF8" w:rsidP="0014584A">
      <w:pPr>
        <w:rPr>
          <w:lang w:val="en-US"/>
        </w:rPr>
      </w:pPr>
      <w:r>
        <w:rPr>
          <w:lang w:val="en-US"/>
        </w:rPr>
        <w:t>The comparison testing is within Cequeau/tests/testing_octave/</w:t>
      </w:r>
    </w:p>
    <w:p w14:paraId="42D47D55" w14:textId="6A9B50F1" w:rsidR="00F94FF8" w:rsidRDefault="00F94FF8" w:rsidP="00FC3482">
      <w:pPr>
        <w:jc w:val="both"/>
        <w:rPr>
          <w:lang w:val="en-US"/>
        </w:rPr>
      </w:pPr>
      <w:r>
        <w:rPr>
          <w:lang w:val="en-US"/>
        </w:rPr>
        <w:t xml:space="preserve">The </w:t>
      </w:r>
      <w:r w:rsidR="00FC3482">
        <w:rPr>
          <w:lang w:val="en-US"/>
        </w:rPr>
        <w:t>testing_octave/</w:t>
      </w:r>
      <w:r>
        <w:rPr>
          <w:lang w:val="en-US"/>
        </w:rPr>
        <w:t xml:space="preserve">scripts/ folder contains Matlab and Octave scripts to run the program with various configurations. For example, run_mat_fonte_0_Cequeau.m tests the program with the Cequeau melting module in Matlab. The run_oct_fonte_0_Cequeau.m is the octave equivalent. Each of these files saves an output variable that is saved as .mat files within the testing_octave/outputs/ folder. </w:t>
      </w:r>
      <w:r w:rsidR="00C87B50">
        <w:rPr>
          <w:lang w:val="en-US"/>
        </w:rPr>
        <w:t>The following image demonstrates an example. The outputs are saved as v7 mat files since that is the highest version supported by Octave</w:t>
      </w:r>
      <w:r w:rsidR="000B7DC8">
        <w:rPr>
          <w:lang w:val="en-US"/>
        </w:rPr>
        <w:t xml:space="preserve">. </w:t>
      </w:r>
      <w:r w:rsidR="00C87B50">
        <w:rPr>
          <w:lang w:val="en-US"/>
        </w:rPr>
        <w:t xml:space="preserve"> </w:t>
      </w:r>
    </w:p>
    <w:p w14:paraId="32E04ECE" w14:textId="6B1118C0" w:rsidR="00FC3482" w:rsidRDefault="00174FAB" w:rsidP="00FC3482">
      <w:pPr>
        <w:jc w:val="both"/>
        <w:rPr>
          <w:lang w:val="en-US"/>
        </w:rPr>
      </w:pPr>
      <w:r w:rsidRPr="00174FAB">
        <w:rPr>
          <w:noProof/>
          <w:lang w:val="en-US"/>
        </w:rPr>
        <w:drawing>
          <wp:inline distT="0" distB="0" distL="0" distR="0" wp14:anchorId="09EF7D48" wp14:editId="0214147B">
            <wp:extent cx="5943600" cy="1670050"/>
            <wp:effectExtent l="0" t="0" r="0" b="6350"/>
            <wp:docPr id="161990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08277" name=""/>
                    <pic:cNvPicPr/>
                  </pic:nvPicPr>
                  <pic:blipFill>
                    <a:blip r:embed="rId24"/>
                    <a:stretch>
                      <a:fillRect/>
                    </a:stretch>
                  </pic:blipFill>
                  <pic:spPr>
                    <a:xfrm>
                      <a:off x="0" y="0"/>
                      <a:ext cx="5943600" cy="1670050"/>
                    </a:xfrm>
                    <a:prstGeom prst="rect">
                      <a:avLst/>
                    </a:prstGeom>
                  </pic:spPr>
                </pic:pic>
              </a:graphicData>
            </a:graphic>
          </wp:inline>
        </w:drawing>
      </w:r>
    </w:p>
    <w:p w14:paraId="115BF93A" w14:textId="07CAEA4B" w:rsidR="00796371" w:rsidRDefault="00796371" w:rsidP="00796371">
      <w:pPr>
        <w:jc w:val="both"/>
        <w:rPr>
          <w:ins w:id="19" w:author="Suraj Patel" w:date="2025-04-20T17:19:00Z" w16du:dateUtc="2025-04-20T21:19:00Z"/>
          <w:lang w:val="en-US"/>
        </w:rPr>
      </w:pPr>
      <w:r w:rsidRPr="000B7DC8">
        <w:rPr>
          <w:noProof/>
          <w:lang w:val="en-US"/>
        </w:rPr>
        <w:drawing>
          <wp:anchor distT="0" distB="0" distL="114300" distR="114300" simplePos="0" relativeHeight="251666432" behindDoc="0" locked="0" layoutInCell="1" allowOverlap="1" wp14:anchorId="7334D036" wp14:editId="1EA483B9">
            <wp:simplePos x="0" y="0"/>
            <wp:positionH relativeFrom="column">
              <wp:posOffset>635635</wp:posOffset>
            </wp:positionH>
            <wp:positionV relativeFrom="paragraph">
              <wp:posOffset>1767122</wp:posOffset>
            </wp:positionV>
            <wp:extent cx="4652010" cy="858520"/>
            <wp:effectExtent l="0" t="0" r="0" b="0"/>
            <wp:wrapTopAndBottom/>
            <wp:docPr id="880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243" name=""/>
                    <pic:cNvPicPr/>
                  </pic:nvPicPr>
                  <pic:blipFill rotWithShape="1">
                    <a:blip r:embed="rId25" cstate="print">
                      <a:extLst>
                        <a:ext uri="{28A0092B-C50C-407E-A947-70E740481C1C}">
                          <a14:useLocalDpi xmlns:a14="http://schemas.microsoft.com/office/drawing/2010/main" val="0"/>
                        </a:ext>
                      </a:extLst>
                    </a:blip>
                    <a:srcRect b="24821"/>
                    <a:stretch/>
                  </pic:blipFill>
                  <pic:spPr bwMode="auto">
                    <a:xfrm>
                      <a:off x="0" y="0"/>
                      <a:ext cx="4652010" cy="85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4FF8">
        <w:rPr>
          <w:lang w:val="en-US"/>
        </w:rPr>
        <w:t xml:space="preserve">Within the testing_octave/ folder, the run_mat.m and run_oct.m are used to run all of the scripts in the scripts/ folder. </w:t>
      </w:r>
      <w:r w:rsidR="00316B1A">
        <w:rPr>
          <w:lang w:val="en-US"/>
        </w:rPr>
        <w:t xml:space="preserve">Once the scripts are executed and </w:t>
      </w:r>
      <w:r w:rsidR="00F94FF8">
        <w:rPr>
          <w:lang w:val="en-US"/>
        </w:rPr>
        <w:t xml:space="preserve">the outputs are saved, the compare.m file is used to check the comparisons for each pair of outputs. </w:t>
      </w:r>
      <w:r w:rsidR="00A17198">
        <w:rPr>
          <w:lang w:val="en-US"/>
        </w:rPr>
        <w:t>So,</w:t>
      </w:r>
      <w:r w:rsidR="00F94FF8">
        <w:rPr>
          <w:lang w:val="en-US"/>
        </w:rPr>
        <w:t xml:space="preserve"> </w:t>
      </w:r>
      <w:r w:rsidR="000B7DC8">
        <w:rPr>
          <w:lang w:val="en-US"/>
        </w:rPr>
        <w:t xml:space="preserve">for example, </w:t>
      </w:r>
      <w:r w:rsidR="00F94FF8">
        <w:rPr>
          <w:lang w:val="en-US"/>
        </w:rPr>
        <w:t>y_m_1.mat is compared with y_o_1.mat. The script will call the compareStructs() function from compareStructs.m, which will compare each cell</w:t>
      </w:r>
      <w:r w:rsidR="00316B1A">
        <w:rPr>
          <w:lang w:val="en-US"/>
        </w:rPr>
        <w:t xml:space="preserve"> of the outputs using floating-point tolerance comparison. Various tolerances are used to help determine the type of issue. The counter</w:t>
      </w:r>
      <w:r>
        <w:rPr>
          <w:lang w:val="en-US"/>
        </w:rPr>
        <w:t>s</w:t>
      </w:r>
      <w:r w:rsidR="00316B1A">
        <w:rPr>
          <w:lang w:val="en-US"/>
        </w:rPr>
        <w:t xml:space="preserve"> for the number of mismatches </w:t>
      </w:r>
      <w:r>
        <w:rPr>
          <w:lang w:val="en-US"/>
        </w:rPr>
        <w:t>are returned. Each counter is appended with the tolerance, so counter_errorStruct_00001 represents differences with a tolerance smaller greater than 0.00001. I</w:t>
      </w:r>
      <w:r w:rsidR="00F94FF8">
        <w:rPr>
          <w:lang w:val="en-US"/>
        </w:rPr>
        <w:t xml:space="preserve">f there are differences, the </w:t>
      </w:r>
      <w:r>
        <w:rPr>
          <w:lang w:val="en-US"/>
        </w:rPr>
        <w:t xml:space="preserve">C++ </w:t>
      </w:r>
      <w:r w:rsidR="00F94FF8">
        <w:rPr>
          <w:lang w:val="en-US"/>
        </w:rPr>
        <w:t>code must be modified to make sure the results match.</w:t>
      </w:r>
    </w:p>
    <w:p w14:paraId="52DD54C8" w14:textId="77777777" w:rsidR="00796371" w:rsidRPr="00796371" w:rsidRDefault="00796371" w:rsidP="00796371">
      <w:pPr>
        <w:jc w:val="both"/>
        <w:rPr>
          <w:sz w:val="16"/>
          <w:szCs w:val="16"/>
          <w:lang w:val="en-US"/>
          <w:rPrChange w:id="20" w:author="Suraj Patel" w:date="2025-04-20T17:19:00Z" w16du:dateUtc="2025-04-20T21:19:00Z">
            <w:rPr>
              <w:lang w:val="en-US"/>
            </w:rPr>
          </w:rPrChange>
        </w:rPr>
      </w:pPr>
    </w:p>
    <w:p w14:paraId="3442F18A" w14:textId="276F728D" w:rsidR="00F94FF8" w:rsidDel="00796371" w:rsidRDefault="00F94FF8" w:rsidP="00F94FF8">
      <w:pPr>
        <w:rPr>
          <w:del w:id="21" w:author="Suraj Patel" w:date="2025-04-20T17:18:00Z" w16du:dateUtc="2025-04-20T21:18:00Z"/>
          <w:lang w:val="en-US"/>
        </w:rPr>
      </w:pPr>
    </w:p>
    <w:p w14:paraId="2CD677BC" w14:textId="65A978B9" w:rsidR="00F94FF8" w:rsidRDefault="00F94FF8" w:rsidP="00F94FF8">
      <w:pPr>
        <w:rPr>
          <w:lang w:val="en-US"/>
        </w:rPr>
      </w:pPr>
      <w:r>
        <w:rPr>
          <w:lang w:val="en-US"/>
        </w:rPr>
        <w:t>Causes for errors:</w:t>
      </w:r>
    </w:p>
    <w:p w14:paraId="1D278B1D" w14:textId="77777777" w:rsidR="001D392B" w:rsidRDefault="00F94FF8" w:rsidP="00F94FF8">
      <w:pPr>
        <w:pStyle w:val="ListParagraph"/>
        <w:numPr>
          <w:ilvl w:val="0"/>
          <w:numId w:val="5"/>
        </w:numPr>
        <w:rPr>
          <w:lang w:val="en-US"/>
        </w:rPr>
      </w:pPr>
      <w:r>
        <w:rPr>
          <w:lang w:val="en-US"/>
        </w:rPr>
        <w:t>If variables aren’t</w:t>
      </w:r>
      <w:r w:rsidR="001D392B">
        <w:rPr>
          <w:lang w:val="en-US"/>
        </w:rPr>
        <w:t xml:space="preserve"> initialized, there will be different results between Octave and Matlab</w:t>
      </w:r>
    </w:p>
    <w:p w14:paraId="005B5911" w14:textId="0E67D88F" w:rsidR="00F94FF8" w:rsidRPr="00F94FF8" w:rsidRDefault="001D392B" w:rsidP="00F94FF8">
      <w:pPr>
        <w:pStyle w:val="ListParagraph"/>
        <w:numPr>
          <w:ilvl w:val="0"/>
          <w:numId w:val="5"/>
        </w:numPr>
        <w:rPr>
          <w:lang w:val="en-US"/>
        </w:rPr>
      </w:pPr>
      <w:r>
        <w:rPr>
          <w:lang w:val="en-US"/>
        </w:rPr>
        <w:t xml:space="preserve">The usage of floats may sometime create </w:t>
      </w:r>
      <w:r w:rsidR="003344E7">
        <w:rPr>
          <w:lang w:val="en-US"/>
        </w:rPr>
        <w:t>discrepancies;</w:t>
      </w:r>
      <w:r>
        <w:rPr>
          <w:lang w:val="en-US"/>
        </w:rPr>
        <w:t xml:space="preserve"> </w:t>
      </w:r>
      <w:r w:rsidR="003344E7">
        <w:rPr>
          <w:lang w:val="en-US"/>
        </w:rPr>
        <w:t>therefore,</w:t>
      </w:r>
      <w:r>
        <w:rPr>
          <w:lang w:val="en-US"/>
        </w:rPr>
        <w:t xml:space="preserve"> it is recommended to use doubles for the additional precision.</w:t>
      </w:r>
      <w:r w:rsidR="00F94FF8" w:rsidRPr="00F94FF8">
        <w:rPr>
          <w:lang w:val="en-US"/>
        </w:rPr>
        <w:t xml:space="preserve"> </w:t>
      </w:r>
    </w:p>
    <w:sectPr w:rsidR="00F94FF8" w:rsidRPr="00F94F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033336"/>
    <w:multiLevelType w:val="hybridMultilevel"/>
    <w:tmpl w:val="4D86710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218062C5"/>
    <w:multiLevelType w:val="hybridMultilevel"/>
    <w:tmpl w:val="91C8449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95A25BC"/>
    <w:multiLevelType w:val="hybridMultilevel"/>
    <w:tmpl w:val="23C6E5E8"/>
    <w:lvl w:ilvl="0" w:tplc="132E1B2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62D5052"/>
    <w:multiLevelType w:val="hybridMultilevel"/>
    <w:tmpl w:val="E6FABF8E"/>
    <w:lvl w:ilvl="0" w:tplc="E72C30E4">
      <w:start w:val="10"/>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68B32E5"/>
    <w:multiLevelType w:val="multilevel"/>
    <w:tmpl w:val="8F7045B2"/>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0297823">
    <w:abstractNumId w:val="2"/>
  </w:num>
  <w:num w:numId="2" w16cid:durableId="1279529666">
    <w:abstractNumId w:val="4"/>
  </w:num>
  <w:num w:numId="3" w16cid:durableId="1848327363">
    <w:abstractNumId w:val="1"/>
  </w:num>
  <w:num w:numId="4" w16cid:durableId="175651851">
    <w:abstractNumId w:val="0"/>
  </w:num>
  <w:num w:numId="5" w16cid:durableId="100794978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raj Patel">
    <w15:presenceInfo w15:providerId="Windows Live" w15:userId="47cb7189760068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1D"/>
    <w:rsid w:val="00023293"/>
    <w:rsid w:val="0002570A"/>
    <w:rsid w:val="00032256"/>
    <w:rsid w:val="00044F71"/>
    <w:rsid w:val="00053446"/>
    <w:rsid w:val="00080FE7"/>
    <w:rsid w:val="000928A9"/>
    <w:rsid w:val="0009531B"/>
    <w:rsid w:val="00095965"/>
    <w:rsid w:val="000A638E"/>
    <w:rsid w:val="000B7DC8"/>
    <w:rsid w:val="000D64E5"/>
    <w:rsid w:val="000D782D"/>
    <w:rsid w:val="000D7834"/>
    <w:rsid w:val="00126C4A"/>
    <w:rsid w:val="0014584A"/>
    <w:rsid w:val="00174FAB"/>
    <w:rsid w:val="00193187"/>
    <w:rsid w:val="001A356E"/>
    <w:rsid w:val="001D34BB"/>
    <w:rsid w:val="001D392B"/>
    <w:rsid w:val="001D7D82"/>
    <w:rsid w:val="001E64D4"/>
    <w:rsid w:val="001F1606"/>
    <w:rsid w:val="0020275A"/>
    <w:rsid w:val="00210069"/>
    <w:rsid w:val="00221CCC"/>
    <w:rsid w:val="00255F7A"/>
    <w:rsid w:val="002B3BDF"/>
    <w:rsid w:val="002B52EF"/>
    <w:rsid w:val="002E3CA0"/>
    <w:rsid w:val="0031571D"/>
    <w:rsid w:val="00316B1A"/>
    <w:rsid w:val="003344E7"/>
    <w:rsid w:val="00340909"/>
    <w:rsid w:val="00346204"/>
    <w:rsid w:val="003C772B"/>
    <w:rsid w:val="00423267"/>
    <w:rsid w:val="00433907"/>
    <w:rsid w:val="00493F03"/>
    <w:rsid w:val="004B39BF"/>
    <w:rsid w:val="0055552F"/>
    <w:rsid w:val="005929B1"/>
    <w:rsid w:val="005C005C"/>
    <w:rsid w:val="005C69EF"/>
    <w:rsid w:val="005E5A5C"/>
    <w:rsid w:val="005E7507"/>
    <w:rsid w:val="0061143D"/>
    <w:rsid w:val="006161A6"/>
    <w:rsid w:val="0063100D"/>
    <w:rsid w:val="00665F56"/>
    <w:rsid w:val="006A08A0"/>
    <w:rsid w:val="006A3A66"/>
    <w:rsid w:val="006D0D69"/>
    <w:rsid w:val="00722146"/>
    <w:rsid w:val="00722514"/>
    <w:rsid w:val="00796371"/>
    <w:rsid w:val="007C0531"/>
    <w:rsid w:val="007C7843"/>
    <w:rsid w:val="007F70D4"/>
    <w:rsid w:val="00861EE4"/>
    <w:rsid w:val="008E2266"/>
    <w:rsid w:val="008E728D"/>
    <w:rsid w:val="008F61E7"/>
    <w:rsid w:val="00924378"/>
    <w:rsid w:val="00976D80"/>
    <w:rsid w:val="00980B7E"/>
    <w:rsid w:val="00981C9A"/>
    <w:rsid w:val="009A5DFA"/>
    <w:rsid w:val="009B317C"/>
    <w:rsid w:val="00A17198"/>
    <w:rsid w:val="00AB7CFC"/>
    <w:rsid w:val="00AD526E"/>
    <w:rsid w:val="00B05F20"/>
    <w:rsid w:val="00B20816"/>
    <w:rsid w:val="00B87626"/>
    <w:rsid w:val="00B9185A"/>
    <w:rsid w:val="00BF73B2"/>
    <w:rsid w:val="00C06FC7"/>
    <w:rsid w:val="00C60DEF"/>
    <w:rsid w:val="00C87B50"/>
    <w:rsid w:val="00CB3D95"/>
    <w:rsid w:val="00CD2169"/>
    <w:rsid w:val="00CF6E10"/>
    <w:rsid w:val="00D37208"/>
    <w:rsid w:val="00D42B6A"/>
    <w:rsid w:val="00D43DF3"/>
    <w:rsid w:val="00D75D60"/>
    <w:rsid w:val="00D83E18"/>
    <w:rsid w:val="00D87897"/>
    <w:rsid w:val="00DA3773"/>
    <w:rsid w:val="00DC3183"/>
    <w:rsid w:val="00DE5F8D"/>
    <w:rsid w:val="00DF7464"/>
    <w:rsid w:val="00E04251"/>
    <w:rsid w:val="00E172D6"/>
    <w:rsid w:val="00E463E4"/>
    <w:rsid w:val="00E47787"/>
    <w:rsid w:val="00EA1CF1"/>
    <w:rsid w:val="00EB5C3F"/>
    <w:rsid w:val="00EE14E7"/>
    <w:rsid w:val="00EE6B2B"/>
    <w:rsid w:val="00F94FF8"/>
    <w:rsid w:val="00F97BFD"/>
    <w:rsid w:val="00FB2DBE"/>
    <w:rsid w:val="00FC1824"/>
    <w:rsid w:val="00FC34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2584FC"/>
  <w15:chartTrackingRefBased/>
  <w15:docId w15:val="{59EF2E88-2776-4454-BA44-AFF5EE1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7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57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57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157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7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57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157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157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7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71D"/>
    <w:rPr>
      <w:rFonts w:eastAsiaTheme="majorEastAsia" w:cstheme="majorBidi"/>
      <w:color w:val="272727" w:themeColor="text1" w:themeTint="D8"/>
    </w:rPr>
  </w:style>
  <w:style w:type="paragraph" w:styleId="Title">
    <w:name w:val="Title"/>
    <w:basedOn w:val="Normal"/>
    <w:next w:val="Normal"/>
    <w:link w:val="TitleChar"/>
    <w:uiPriority w:val="10"/>
    <w:qFormat/>
    <w:rsid w:val="00315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71D"/>
    <w:pPr>
      <w:spacing w:before="160"/>
      <w:jc w:val="center"/>
    </w:pPr>
    <w:rPr>
      <w:i/>
      <w:iCs/>
      <w:color w:val="404040" w:themeColor="text1" w:themeTint="BF"/>
    </w:rPr>
  </w:style>
  <w:style w:type="character" w:customStyle="1" w:styleId="QuoteChar">
    <w:name w:val="Quote Char"/>
    <w:basedOn w:val="DefaultParagraphFont"/>
    <w:link w:val="Quote"/>
    <w:uiPriority w:val="29"/>
    <w:rsid w:val="0031571D"/>
    <w:rPr>
      <w:i/>
      <w:iCs/>
      <w:color w:val="404040" w:themeColor="text1" w:themeTint="BF"/>
    </w:rPr>
  </w:style>
  <w:style w:type="paragraph" w:styleId="ListParagraph">
    <w:name w:val="List Paragraph"/>
    <w:basedOn w:val="Normal"/>
    <w:uiPriority w:val="34"/>
    <w:qFormat/>
    <w:rsid w:val="0031571D"/>
    <w:pPr>
      <w:ind w:left="720"/>
      <w:contextualSpacing/>
    </w:pPr>
  </w:style>
  <w:style w:type="character" w:styleId="IntenseEmphasis">
    <w:name w:val="Intense Emphasis"/>
    <w:basedOn w:val="DefaultParagraphFont"/>
    <w:uiPriority w:val="21"/>
    <w:qFormat/>
    <w:rsid w:val="0031571D"/>
    <w:rPr>
      <w:i/>
      <w:iCs/>
      <w:color w:val="0F4761" w:themeColor="accent1" w:themeShade="BF"/>
    </w:rPr>
  </w:style>
  <w:style w:type="paragraph" w:styleId="IntenseQuote">
    <w:name w:val="Intense Quote"/>
    <w:basedOn w:val="Normal"/>
    <w:next w:val="Normal"/>
    <w:link w:val="IntenseQuoteChar"/>
    <w:uiPriority w:val="30"/>
    <w:qFormat/>
    <w:rsid w:val="00315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71D"/>
    <w:rPr>
      <w:i/>
      <w:iCs/>
      <w:color w:val="0F4761" w:themeColor="accent1" w:themeShade="BF"/>
    </w:rPr>
  </w:style>
  <w:style w:type="character" w:styleId="IntenseReference">
    <w:name w:val="Intense Reference"/>
    <w:basedOn w:val="DefaultParagraphFont"/>
    <w:uiPriority w:val="32"/>
    <w:qFormat/>
    <w:rsid w:val="0031571D"/>
    <w:rPr>
      <w:b/>
      <w:bCs/>
      <w:smallCaps/>
      <w:color w:val="0F4761" w:themeColor="accent1" w:themeShade="BF"/>
      <w:spacing w:val="5"/>
    </w:rPr>
  </w:style>
  <w:style w:type="character" w:styleId="Hyperlink">
    <w:name w:val="Hyperlink"/>
    <w:basedOn w:val="DefaultParagraphFont"/>
    <w:uiPriority w:val="99"/>
    <w:unhideWhenUsed/>
    <w:rsid w:val="00053446"/>
    <w:rPr>
      <w:color w:val="467886" w:themeColor="hyperlink"/>
      <w:u w:val="single"/>
    </w:rPr>
  </w:style>
  <w:style w:type="character" w:styleId="UnresolvedMention">
    <w:name w:val="Unresolved Mention"/>
    <w:basedOn w:val="DefaultParagraphFont"/>
    <w:uiPriority w:val="99"/>
    <w:semiHidden/>
    <w:unhideWhenUsed/>
    <w:rsid w:val="00053446"/>
    <w:rPr>
      <w:color w:val="605E5C"/>
      <w:shd w:val="clear" w:color="auto" w:fill="E1DFDD"/>
    </w:rPr>
  </w:style>
  <w:style w:type="character" w:styleId="PlaceholderText">
    <w:name w:val="Placeholder Text"/>
    <w:basedOn w:val="DefaultParagraphFont"/>
    <w:uiPriority w:val="99"/>
    <w:semiHidden/>
    <w:rsid w:val="00BF73B2"/>
    <w:rPr>
      <w:color w:val="666666"/>
    </w:rPr>
  </w:style>
  <w:style w:type="paragraph" w:styleId="Revision">
    <w:name w:val="Revision"/>
    <w:hidden/>
    <w:uiPriority w:val="99"/>
    <w:semiHidden/>
    <w:rsid w:val="00BF73B2"/>
    <w:pPr>
      <w:spacing w:after="0" w:line="240" w:lineRule="auto"/>
    </w:pPr>
  </w:style>
  <w:style w:type="paragraph" w:styleId="TOCHeading">
    <w:name w:val="TOC Heading"/>
    <w:basedOn w:val="Heading1"/>
    <w:next w:val="Normal"/>
    <w:uiPriority w:val="39"/>
    <w:unhideWhenUsed/>
    <w:qFormat/>
    <w:rsid w:val="00EE14E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E14E7"/>
    <w:pPr>
      <w:spacing w:after="100"/>
    </w:pPr>
  </w:style>
  <w:style w:type="paragraph" w:styleId="TOC3">
    <w:name w:val="toc 3"/>
    <w:basedOn w:val="Normal"/>
    <w:next w:val="Normal"/>
    <w:autoRedefine/>
    <w:uiPriority w:val="39"/>
    <w:unhideWhenUsed/>
    <w:rsid w:val="00EE14E7"/>
    <w:pPr>
      <w:spacing w:after="100"/>
      <w:ind w:left="440"/>
    </w:pPr>
  </w:style>
  <w:style w:type="paragraph" w:styleId="TOC2">
    <w:name w:val="toc 2"/>
    <w:basedOn w:val="Normal"/>
    <w:next w:val="Normal"/>
    <w:autoRedefine/>
    <w:uiPriority w:val="39"/>
    <w:unhideWhenUsed/>
    <w:rsid w:val="00EE14E7"/>
    <w:pPr>
      <w:spacing w:after="100"/>
      <w:ind w:left="220"/>
    </w:pPr>
  </w:style>
  <w:style w:type="character" w:styleId="FollowedHyperlink">
    <w:name w:val="FollowedHyperlink"/>
    <w:basedOn w:val="DefaultParagraphFont"/>
    <w:uiPriority w:val="99"/>
    <w:semiHidden/>
    <w:unhideWhenUsed/>
    <w:rsid w:val="006310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518650">
      <w:bodyDiv w:val="1"/>
      <w:marLeft w:val="0"/>
      <w:marRight w:val="0"/>
      <w:marTop w:val="0"/>
      <w:marBottom w:val="0"/>
      <w:divBdr>
        <w:top w:val="none" w:sz="0" w:space="0" w:color="auto"/>
        <w:left w:val="none" w:sz="0" w:space="0" w:color="auto"/>
        <w:bottom w:val="none" w:sz="0" w:space="0" w:color="auto"/>
        <w:right w:val="none" w:sz="0" w:space="0" w:color="auto"/>
      </w:divBdr>
      <w:divsChild>
        <w:div w:id="565409511">
          <w:marLeft w:val="0"/>
          <w:marRight w:val="0"/>
          <w:marTop w:val="0"/>
          <w:marBottom w:val="0"/>
          <w:divBdr>
            <w:top w:val="none" w:sz="0" w:space="0" w:color="auto"/>
            <w:left w:val="none" w:sz="0" w:space="0" w:color="auto"/>
            <w:bottom w:val="none" w:sz="0" w:space="0" w:color="auto"/>
            <w:right w:val="none" w:sz="0" w:space="0" w:color="auto"/>
          </w:divBdr>
          <w:divsChild>
            <w:div w:id="4606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483">
      <w:bodyDiv w:val="1"/>
      <w:marLeft w:val="0"/>
      <w:marRight w:val="0"/>
      <w:marTop w:val="0"/>
      <w:marBottom w:val="0"/>
      <w:divBdr>
        <w:top w:val="none" w:sz="0" w:space="0" w:color="auto"/>
        <w:left w:val="none" w:sz="0" w:space="0" w:color="auto"/>
        <w:bottom w:val="none" w:sz="0" w:space="0" w:color="auto"/>
        <w:right w:val="none" w:sz="0" w:space="0" w:color="auto"/>
      </w:divBdr>
      <w:divsChild>
        <w:div w:id="2038580116">
          <w:marLeft w:val="0"/>
          <w:marRight w:val="0"/>
          <w:marTop w:val="0"/>
          <w:marBottom w:val="0"/>
          <w:divBdr>
            <w:top w:val="none" w:sz="0" w:space="0" w:color="auto"/>
            <w:left w:val="none" w:sz="0" w:space="0" w:color="auto"/>
            <w:bottom w:val="none" w:sz="0" w:space="0" w:color="auto"/>
            <w:right w:val="none" w:sz="0" w:space="0" w:color="auto"/>
          </w:divBdr>
          <w:divsChild>
            <w:div w:id="18094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845">
      <w:bodyDiv w:val="1"/>
      <w:marLeft w:val="0"/>
      <w:marRight w:val="0"/>
      <w:marTop w:val="0"/>
      <w:marBottom w:val="0"/>
      <w:divBdr>
        <w:top w:val="none" w:sz="0" w:space="0" w:color="auto"/>
        <w:left w:val="none" w:sz="0" w:space="0" w:color="auto"/>
        <w:bottom w:val="none" w:sz="0" w:space="0" w:color="auto"/>
        <w:right w:val="none" w:sz="0" w:space="0" w:color="auto"/>
      </w:divBdr>
      <w:divsChild>
        <w:div w:id="1122186271">
          <w:marLeft w:val="0"/>
          <w:marRight w:val="0"/>
          <w:marTop w:val="0"/>
          <w:marBottom w:val="0"/>
          <w:divBdr>
            <w:top w:val="none" w:sz="0" w:space="0" w:color="auto"/>
            <w:left w:val="none" w:sz="0" w:space="0" w:color="auto"/>
            <w:bottom w:val="none" w:sz="0" w:space="0" w:color="auto"/>
            <w:right w:val="none" w:sz="0" w:space="0" w:color="auto"/>
          </w:divBdr>
          <w:divsChild>
            <w:div w:id="15758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4525">
      <w:bodyDiv w:val="1"/>
      <w:marLeft w:val="0"/>
      <w:marRight w:val="0"/>
      <w:marTop w:val="0"/>
      <w:marBottom w:val="0"/>
      <w:divBdr>
        <w:top w:val="none" w:sz="0" w:space="0" w:color="auto"/>
        <w:left w:val="none" w:sz="0" w:space="0" w:color="auto"/>
        <w:bottom w:val="none" w:sz="0" w:space="0" w:color="auto"/>
        <w:right w:val="none" w:sz="0" w:space="0" w:color="auto"/>
      </w:divBdr>
      <w:divsChild>
        <w:div w:id="987973635">
          <w:marLeft w:val="0"/>
          <w:marRight w:val="0"/>
          <w:marTop w:val="0"/>
          <w:marBottom w:val="0"/>
          <w:divBdr>
            <w:top w:val="none" w:sz="0" w:space="0" w:color="auto"/>
            <w:left w:val="none" w:sz="0" w:space="0" w:color="auto"/>
            <w:bottom w:val="none" w:sz="0" w:space="0" w:color="auto"/>
            <w:right w:val="none" w:sz="0" w:space="0" w:color="auto"/>
          </w:divBdr>
          <w:divsChild>
            <w:div w:id="1504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951">
      <w:bodyDiv w:val="1"/>
      <w:marLeft w:val="0"/>
      <w:marRight w:val="0"/>
      <w:marTop w:val="0"/>
      <w:marBottom w:val="0"/>
      <w:divBdr>
        <w:top w:val="none" w:sz="0" w:space="0" w:color="auto"/>
        <w:left w:val="none" w:sz="0" w:space="0" w:color="auto"/>
        <w:bottom w:val="none" w:sz="0" w:space="0" w:color="auto"/>
        <w:right w:val="none" w:sz="0" w:space="0" w:color="auto"/>
      </w:divBdr>
    </w:div>
    <w:div w:id="1196965133">
      <w:bodyDiv w:val="1"/>
      <w:marLeft w:val="0"/>
      <w:marRight w:val="0"/>
      <w:marTop w:val="0"/>
      <w:marBottom w:val="0"/>
      <w:divBdr>
        <w:top w:val="none" w:sz="0" w:space="0" w:color="auto"/>
        <w:left w:val="none" w:sz="0" w:space="0" w:color="auto"/>
        <w:bottom w:val="none" w:sz="0" w:space="0" w:color="auto"/>
        <w:right w:val="none" w:sz="0" w:space="0" w:color="auto"/>
      </w:divBdr>
      <w:divsChild>
        <w:div w:id="379596665">
          <w:marLeft w:val="0"/>
          <w:marRight w:val="0"/>
          <w:marTop w:val="0"/>
          <w:marBottom w:val="0"/>
          <w:divBdr>
            <w:top w:val="none" w:sz="0" w:space="0" w:color="auto"/>
            <w:left w:val="none" w:sz="0" w:space="0" w:color="auto"/>
            <w:bottom w:val="none" w:sz="0" w:space="0" w:color="auto"/>
            <w:right w:val="none" w:sz="0" w:space="0" w:color="auto"/>
          </w:divBdr>
          <w:divsChild>
            <w:div w:id="362562712">
              <w:marLeft w:val="0"/>
              <w:marRight w:val="0"/>
              <w:marTop w:val="0"/>
              <w:marBottom w:val="0"/>
              <w:divBdr>
                <w:top w:val="none" w:sz="0" w:space="0" w:color="auto"/>
                <w:left w:val="none" w:sz="0" w:space="0" w:color="auto"/>
                <w:bottom w:val="none" w:sz="0" w:space="0" w:color="auto"/>
                <w:right w:val="none" w:sz="0" w:space="0" w:color="auto"/>
              </w:divBdr>
            </w:div>
            <w:div w:id="629550319">
              <w:marLeft w:val="0"/>
              <w:marRight w:val="0"/>
              <w:marTop w:val="0"/>
              <w:marBottom w:val="0"/>
              <w:divBdr>
                <w:top w:val="none" w:sz="0" w:space="0" w:color="auto"/>
                <w:left w:val="none" w:sz="0" w:space="0" w:color="auto"/>
                <w:bottom w:val="none" w:sz="0" w:space="0" w:color="auto"/>
                <w:right w:val="none" w:sz="0" w:space="0" w:color="auto"/>
              </w:divBdr>
            </w:div>
            <w:div w:id="17155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9605">
      <w:bodyDiv w:val="1"/>
      <w:marLeft w:val="0"/>
      <w:marRight w:val="0"/>
      <w:marTop w:val="0"/>
      <w:marBottom w:val="0"/>
      <w:divBdr>
        <w:top w:val="none" w:sz="0" w:space="0" w:color="auto"/>
        <w:left w:val="none" w:sz="0" w:space="0" w:color="auto"/>
        <w:bottom w:val="none" w:sz="0" w:space="0" w:color="auto"/>
        <w:right w:val="none" w:sz="0" w:space="0" w:color="auto"/>
      </w:divBdr>
      <w:divsChild>
        <w:div w:id="453910643">
          <w:marLeft w:val="0"/>
          <w:marRight w:val="0"/>
          <w:marTop w:val="0"/>
          <w:marBottom w:val="0"/>
          <w:divBdr>
            <w:top w:val="none" w:sz="0" w:space="0" w:color="auto"/>
            <w:left w:val="none" w:sz="0" w:space="0" w:color="auto"/>
            <w:bottom w:val="none" w:sz="0" w:space="0" w:color="auto"/>
            <w:right w:val="none" w:sz="0" w:space="0" w:color="auto"/>
          </w:divBdr>
          <w:divsChild>
            <w:div w:id="93332418">
              <w:marLeft w:val="0"/>
              <w:marRight w:val="0"/>
              <w:marTop w:val="0"/>
              <w:marBottom w:val="0"/>
              <w:divBdr>
                <w:top w:val="none" w:sz="0" w:space="0" w:color="auto"/>
                <w:left w:val="none" w:sz="0" w:space="0" w:color="auto"/>
                <w:bottom w:val="none" w:sz="0" w:space="0" w:color="auto"/>
                <w:right w:val="none" w:sz="0" w:space="0" w:color="auto"/>
              </w:divBdr>
            </w:div>
            <w:div w:id="313683228">
              <w:marLeft w:val="0"/>
              <w:marRight w:val="0"/>
              <w:marTop w:val="0"/>
              <w:marBottom w:val="0"/>
              <w:divBdr>
                <w:top w:val="none" w:sz="0" w:space="0" w:color="auto"/>
                <w:left w:val="none" w:sz="0" w:space="0" w:color="auto"/>
                <w:bottom w:val="none" w:sz="0" w:space="0" w:color="auto"/>
                <w:right w:val="none" w:sz="0" w:space="0" w:color="auto"/>
              </w:divBdr>
            </w:div>
            <w:div w:id="14357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support/requirements/previous-release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mathworks.com/help/matlab/ref/mex.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athworks.com/matlabcentral/fileexchange/52848-matlab-support-for-mingw-w64-c-c-fortran-compiler"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FE82E-749C-40F1-9434-2676851E5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TotalTime>
  <Pages>9</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Patel</dc:creator>
  <cp:keywords/>
  <dc:description/>
  <cp:lastModifiedBy>Suraj Patel</cp:lastModifiedBy>
  <cp:revision>3</cp:revision>
  <dcterms:created xsi:type="dcterms:W3CDTF">2025-03-12T21:40:00Z</dcterms:created>
  <dcterms:modified xsi:type="dcterms:W3CDTF">2025-04-23T19:04:00Z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86da24583af92e707db627ce90eedf0c82c52b7d41d1cdc8912b16f85d844f7a</vt:lpwstr>
  </property>
</Properties>
</file>